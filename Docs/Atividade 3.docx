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C89" w:rsidRPr="00830BDA" w:rsidRDefault="00E23C89" w:rsidP="00E23C89">
      <w:pPr>
        <w:rPr>
          <w:ins w:id="0" w:author="JOAO PEDRO DE ALCANTARA LIMA" w:date="2025-05-01T12:54:00Z"/>
          <w:rFonts w:cstheme="minorHAnsi"/>
          <w:rPrChange w:id="1" w:author="JOAO PEDRO DE ALCANTARA LIMA" w:date="2025-05-01T13:29:00Z">
            <w:rPr>
              <w:ins w:id="2" w:author="JOAO PEDRO DE ALCANTARA LIMA" w:date="2025-05-01T12:54:00Z"/>
            </w:rPr>
          </w:rPrChange>
        </w:rPr>
      </w:pPr>
      <w:ins w:id="3" w:author="JOAO PEDRO DE ALCANTARA LIMA" w:date="2025-05-01T12:54:00Z">
        <w:r w:rsidRPr="00830BDA">
          <w:rPr>
            <w:rFonts w:cstheme="minorHAnsi"/>
          </w:rPr>
          <w:t>Atividade 3</w:t>
        </w:r>
        <w:r w:rsidRPr="00830BDA">
          <w:rPr>
            <w:rFonts w:cstheme="minorHAnsi"/>
          </w:rPr>
          <w:t xml:space="preserve"> –  </w:t>
        </w:r>
        <w:r w:rsidRPr="00830BDA">
          <w:rPr>
            <w:rFonts w:cstheme="minorHAnsi"/>
          </w:rPr>
          <w:t>Regressão Linear Multivariada</w:t>
        </w:r>
      </w:ins>
    </w:p>
    <w:p w:rsidR="00E23C89" w:rsidRPr="00830BDA" w:rsidRDefault="00E23C89" w:rsidP="00E23C89">
      <w:pPr>
        <w:rPr>
          <w:ins w:id="4" w:author="JOAO PEDRO DE ALCANTARA LIMA" w:date="2025-05-01T12:54:00Z"/>
          <w:rFonts w:cstheme="minorHAnsi"/>
          <w:rPrChange w:id="5" w:author="JOAO PEDRO DE ALCANTARA LIMA" w:date="2025-05-01T13:29:00Z">
            <w:rPr>
              <w:ins w:id="6" w:author="JOAO PEDRO DE ALCANTARA LIMA" w:date="2025-05-01T12:54:00Z"/>
            </w:rPr>
          </w:rPrChange>
        </w:rPr>
      </w:pPr>
      <w:ins w:id="7" w:author="JOAO PEDRO DE ALCANTARA LIMA" w:date="2025-05-01T12:54:00Z">
        <w:r w:rsidRPr="00830BDA">
          <w:rPr>
            <w:rFonts w:cstheme="minorHAnsi"/>
            <w:rPrChange w:id="8" w:author="JOAO PEDRO DE ALCANTARA LIMA" w:date="2025-05-01T13:29:00Z">
              <w:rPr/>
            </w:rPrChange>
          </w:rPr>
          <w:t>Disciplina: EECP0053 - TÓPICOS EM ENGENHARIA DA COMPUTAÇÃO II - FUNDAMENTOS DE REDES NEURAIS</w:t>
        </w:r>
      </w:ins>
    </w:p>
    <w:p w:rsidR="00E23C89" w:rsidRPr="00830BDA" w:rsidRDefault="00E23C89" w:rsidP="00E23C89">
      <w:pPr>
        <w:rPr>
          <w:ins w:id="9" w:author="JOAO PEDRO DE ALCANTARA LIMA" w:date="2025-05-01T12:54:00Z"/>
          <w:rFonts w:cstheme="minorHAnsi"/>
          <w:rPrChange w:id="10" w:author="JOAO PEDRO DE ALCANTARA LIMA" w:date="2025-05-01T13:29:00Z">
            <w:rPr>
              <w:ins w:id="11" w:author="JOAO PEDRO DE ALCANTARA LIMA" w:date="2025-05-01T12:54:00Z"/>
            </w:rPr>
          </w:rPrChange>
        </w:rPr>
      </w:pPr>
      <w:ins w:id="12" w:author="JOAO PEDRO DE ALCANTARA LIMA" w:date="2025-05-01T12:54:00Z">
        <w:r w:rsidRPr="00830BDA">
          <w:rPr>
            <w:rFonts w:cstheme="minorHAnsi"/>
            <w:rPrChange w:id="13" w:author="JOAO PEDRO DE ALCANTARA LIMA" w:date="2025-05-01T13:29:00Z">
              <w:rPr/>
            </w:rPrChange>
          </w:rPr>
          <w:t>Professor: Thales Levi Azevedo Valente</w:t>
        </w:r>
      </w:ins>
    </w:p>
    <w:p w:rsidR="00C056B5" w:rsidRPr="00830BDA" w:rsidRDefault="00E23C89" w:rsidP="00E23C89">
      <w:pPr>
        <w:rPr>
          <w:ins w:id="14" w:author="JOAO PEDRO DE ALCANTARA LIMA" w:date="2025-05-01T12:54:00Z"/>
          <w:rFonts w:cstheme="minorHAnsi"/>
          <w:rPrChange w:id="15" w:author="JOAO PEDRO DE ALCANTARA LIMA" w:date="2025-05-01T13:29:00Z">
            <w:rPr>
              <w:ins w:id="16" w:author="JOAO PEDRO DE ALCANTARA LIMA" w:date="2025-05-01T12:54:00Z"/>
            </w:rPr>
          </w:rPrChange>
        </w:rPr>
      </w:pPr>
      <w:ins w:id="17" w:author="JOAO PEDRO DE ALCANTARA LIMA" w:date="2025-05-01T12:54:00Z">
        <w:r w:rsidRPr="00830BDA">
          <w:rPr>
            <w:rFonts w:cstheme="minorHAnsi"/>
            <w:rPrChange w:id="18" w:author="JOAO PEDRO DE ALCANTARA LIMA" w:date="2025-05-01T13:29:00Z">
              <w:rPr/>
            </w:rPrChange>
          </w:rPr>
          <w:t>Discente: João Pedro de Alcântara Lima</w:t>
        </w:r>
      </w:ins>
    </w:p>
    <w:p w:rsidR="00E23C89" w:rsidRPr="00830BDA" w:rsidRDefault="00E23C89" w:rsidP="00E23C89">
      <w:pPr>
        <w:rPr>
          <w:ins w:id="19" w:author="JOAO PEDRO DE ALCANTARA LIMA" w:date="2025-05-01T12:54:00Z"/>
          <w:rFonts w:cstheme="minorHAnsi"/>
          <w:rPrChange w:id="20" w:author="JOAO PEDRO DE ALCANTARA LIMA" w:date="2025-05-01T13:29:00Z">
            <w:rPr>
              <w:ins w:id="21" w:author="JOAO PEDRO DE ALCANTARA LIMA" w:date="2025-05-01T12:54:00Z"/>
            </w:rPr>
          </w:rPrChange>
        </w:rPr>
      </w:pPr>
    </w:p>
    <w:p w:rsidR="00E23C89" w:rsidRPr="00830BDA" w:rsidRDefault="00E23C89" w:rsidP="00E23C89">
      <w:pPr>
        <w:rPr>
          <w:ins w:id="22" w:author="JOAO PEDRO DE ALCANTARA LIMA" w:date="2025-05-01T12:54:00Z"/>
          <w:rFonts w:cstheme="minorHAnsi"/>
          <w:rPrChange w:id="23" w:author="JOAO PEDRO DE ALCANTARA LIMA" w:date="2025-05-01T13:29:00Z">
            <w:rPr>
              <w:ins w:id="24" w:author="JOAO PEDRO DE ALCANTARA LIMA" w:date="2025-05-01T12:54:00Z"/>
            </w:rPr>
          </w:rPrChange>
        </w:rPr>
      </w:pPr>
    </w:p>
    <w:p w:rsidR="00E23C89" w:rsidRPr="00830BDA" w:rsidRDefault="00E23C89" w:rsidP="00E23C89">
      <w:pPr>
        <w:pStyle w:val="NormalWeb"/>
        <w:jc w:val="center"/>
        <w:rPr>
          <w:ins w:id="25" w:author="JOAO PEDRO DE ALCANTARA LIMA" w:date="2025-05-01T12:54:00Z"/>
          <w:rFonts w:asciiTheme="minorHAnsi" w:hAnsiTheme="minorHAnsi" w:cstheme="minorHAnsi"/>
          <w:sz w:val="22"/>
          <w:szCs w:val="22"/>
          <w:rPrChange w:id="26" w:author="JOAO PEDRO DE ALCANTARA LIMA" w:date="2025-05-01T13:29:00Z">
            <w:rPr>
              <w:ins w:id="27" w:author="JOAO PEDRO DE ALCANTARA LIMA" w:date="2025-05-01T12:54:00Z"/>
            </w:rPr>
          </w:rPrChange>
        </w:rPr>
        <w:pPrChange w:id="28" w:author="JOAO PEDRO DE ALCANTARA LIMA" w:date="2025-05-01T12:55:00Z">
          <w:pPr>
            <w:pStyle w:val="NormalWeb"/>
          </w:pPr>
        </w:pPrChange>
      </w:pPr>
      <w:ins w:id="29" w:author="JOAO PEDRO DE ALCANTARA LIMA" w:date="2025-05-01T12:54:00Z">
        <w:r w:rsidRPr="00830BDA">
          <w:rPr>
            <w:rStyle w:val="Forte"/>
            <w:rFonts w:asciiTheme="minorHAnsi" w:hAnsiTheme="minorHAnsi" w:cstheme="minorHAnsi"/>
            <w:sz w:val="22"/>
            <w:szCs w:val="22"/>
            <w:rPrChange w:id="30" w:author="JOAO PEDRO DE ALCANTARA LIMA" w:date="2025-05-01T13:29:00Z">
              <w:rPr>
                <w:rStyle w:val="Forte"/>
              </w:rPr>
            </w:rPrChange>
          </w:rPr>
          <w:t>Título</w:t>
        </w:r>
        <w:r w:rsidRPr="00830BDA">
          <w:rPr>
            <w:rFonts w:asciiTheme="minorHAnsi" w:hAnsiTheme="minorHAnsi" w:cstheme="minorHAnsi"/>
            <w:sz w:val="22"/>
            <w:szCs w:val="22"/>
            <w:rPrChange w:id="31" w:author="JOAO PEDRO DE ALCANTARA LIMA" w:date="2025-05-01T13:29:00Z">
              <w:rPr/>
            </w:rPrChange>
          </w:rPr>
          <w:t xml:space="preserve">: </w:t>
        </w:r>
      </w:ins>
      <w:ins w:id="32" w:author="JOAO PEDRO DE ALCANTARA LIMA" w:date="2025-05-01T13:10:00Z">
        <w:r w:rsidR="00C74378" w:rsidRPr="00830BDA">
          <w:rPr>
            <w:rFonts w:asciiTheme="minorHAnsi" w:hAnsiTheme="minorHAnsi" w:cstheme="minorHAnsi"/>
            <w:sz w:val="22"/>
            <w:szCs w:val="22"/>
            <w:rPrChange w:id="33" w:author="JOAO PEDRO DE ALCANTARA LIMA" w:date="2025-05-01T13:29:00Z">
              <w:rPr/>
            </w:rPrChange>
          </w:rPr>
          <w:t xml:space="preserve">Regressão Linear Multivariada: Normalização de </w:t>
        </w:r>
        <w:proofErr w:type="spellStart"/>
        <w:r w:rsidR="00C74378" w:rsidRPr="00830BDA">
          <w:rPr>
            <w:rFonts w:asciiTheme="minorHAnsi" w:hAnsiTheme="minorHAnsi" w:cstheme="minorHAnsi"/>
            <w:sz w:val="22"/>
            <w:szCs w:val="22"/>
            <w:rPrChange w:id="34" w:author="JOAO PEDRO DE ALCANTARA LIMA" w:date="2025-05-01T13:29:00Z">
              <w:rPr/>
            </w:rPrChange>
          </w:rPr>
          <w:t>Features</w:t>
        </w:r>
        <w:proofErr w:type="spellEnd"/>
        <w:r w:rsidR="00C74378" w:rsidRPr="00830BDA">
          <w:rPr>
            <w:rFonts w:asciiTheme="minorHAnsi" w:hAnsiTheme="minorHAnsi" w:cstheme="minorHAnsi"/>
            <w:sz w:val="22"/>
            <w:szCs w:val="22"/>
            <w:rPrChange w:id="35" w:author="JOAO PEDRO DE ALCANTARA LIMA" w:date="2025-05-01T13:29:00Z">
              <w:rPr/>
            </w:rPrChange>
          </w:rPr>
          <w:t xml:space="preserve"> e Comparação entre Gradiente Descendente e Equação Normal</w:t>
        </w:r>
      </w:ins>
    </w:p>
    <w:p w:rsidR="00E23C89" w:rsidRPr="00830BDA" w:rsidRDefault="00E23C89" w:rsidP="00E23C89">
      <w:pPr>
        <w:rPr>
          <w:ins w:id="36" w:author="JOAO PEDRO DE ALCANTARA LIMA" w:date="2025-05-01T12:54:00Z"/>
          <w:rFonts w:cstheme="minorHAnsi"/>
        </w:rPr>
      </w:pPr>
    </w:p>
    <w:p w:rsidR="00E23C89" w:rsidRPr="00830BDA" w:rsidRDefault="00E23C89" w:rsidP="00E23C89">
      <w:pPr>
        <w:pStyle w:val="PargrafodaLista"/>
        <w:numPr>
          <w:ilvl w:val="0"/>
          <w:numId w:val="1"/>
        </w:numPr>
        <w:rPr>
          <w:ins w:id="37" w:author="JOAO PEDRO DE ALCANTARA LIMA" w:date="2025-05-01T12:55:00Z"/>
          <w:rFonts w:cstheme="minorHAnsi"/>
          <w:rPrChange w:id="38" w:author="JOAO PEDRO DE ALCANTARA LIMA" w:date="2025-05-01T13:29:00Z">
            <w:rPr>
              <w:ins w:id="39" w:author="JOAO PEDRO DE ALCANTARA LIMA" w:date="2025-05-01T12:55:00Z"/>
            </w:rPr>
          </w:rPrChange>
        </w:rPr>
        <w:pPrChange w:id="40" w:author="JOAO PEDRO DE ALCANTARA LIMA" w:date="2025-05-01T12:54:00Z">
          <w:pPr/>
        </w:pPrChange>
      </w:pPr>
      <w:ins w:id="41" w:author="JOAO PEDRO DE ALCANTARA LIMA" w:date="2025-05-01T12:54:00Z">
        <w:r w:rsidRPr="00830BDA">
          <w:rPr>
            <w:rFonts w:cstheme="minorHAnsi"/>
          </w:rPr>
          <w:t>Intr</w:t>
        </w:r>
      </w:ins>
      <w:ins w:id="42" w:author="JOAO PEDRO DE ALCANTARA LIMA" w:date="2025-05-01T12:55:00Z">
        <w:r w:rsidRPr="00830BDA">
          <w:rPr>
            <w:rFonts w:cstheme="minorHAnsi"/>
          </w:rPr>
          <w:t>odução</w:t>
        </w:r>
      </w:ins>
    </w:p>
    <w:p w:rsidR="00E23C89" w:rsidRPr="00830BDA" w:rsidRDefault="00E23C89" w:rsidP="00E23C89">
      <w:pPr>
        <w:ind w:left="360"/>
        <w:jc w:val="both"/>
        <w:rPr>
          <w:ins w:id="43" w:author="JOAO PEDRO DE ALCANTARA LIMA" w:date="2025-05-01T12:56:00Z"/>
          <w:rFonts w:cstheme="minorHAnsi"/>
          <w:rPrChange w:id="44" w:author="JOAO PEDRO DE ALCANTARA LIMA" w:date="2025-05-01T13:29:00Z">
            <w:rPr>
              <w:ins w:id="45" w:author="JOAO PEDRO DE ALCANTARA LIMA" w:date="2025-05-01T12:56:00Z"/>
            </w:rPr>
          </w:rPrChange>
        </w:rPr>
        <w:pPrChange w:id="46" w:author="JOAO PEDRO DE ALCANTARA LIMA" w:date="2025-05-01T12:57:00Z">
          <w:pPr>
            <w:ind w:left="360"/>
          </w:pPr>
        </w:pPrChange>
      </w:pPr>
      <w:ins w:id="47" w:author="JOAO PEDRO DE ALCANTARA LIMA" w:date="2025-05-01T12:56:00Z">
        <w:r w:rsidRPr="00830BDA">
          <w:rPr>
            <w:rFonts w:cstheme="minorHAnsi"/>
            <w:rPrChange w:id="48" w:author="JOAO PEDRO DE ALCANTARA LIMA" w:date="2025-05-01T13:29:00Z">
              <w:rPr/>
            </w:rPrChange>
          </w:rPr>
          <w:t>Este relatório apresenta os resultados de um projeto prático desenvolvido em linguagem Python com o objetivo de aprofundar o estudo dos conceitos de regressão linear multivariada. A atividade consistiu na implementação e comparação de diferentes técnic</w:t>
        </w:r>
        <w:r w:rsidRPr="00830BDA">
          <w:rPr>
            <w:rFonts w:cstheme="minorHAnsi"/>
            <w:rPrChange w:id="49" w:author="JOAO PEDRO DE ALCANTARA LIMA" w:date="2025-05-01T13:29:00Z">
              <w:rPr/>
            </w:rPrChange>
          </w:rPr>
          <w:t>as de normalização de dados (</w:t>
        </w:r>
        <w:r w:rsidRPr="00830BDA">
          <w:rPr>
            <w:rFonts w:cstheme="minorHAnsi"/>
            <w:rPrChange w:id="50" w:author="JOAO PEDRO DE ALCANTARA LIMA" w:date="2025-05-01T13:29:00Z">
              <w:rPr/>
            </w:rPrChange>
          </w:rPr>
          <w:t>normalização Z-score e normalização Min-Max), bem como na aplicação de dois métodos distintos de otimização: o Gradiente Descendente (GD) e a solução anal</w:t>
        </w:r>
        <w:r w:rsidRPr="00830BDA">
          <w:rPr>
            <w:rFonts w:cstheme="minorHAnsi"/>
            <w:rPrChange w:id="51" w:author="JOAO PEDRO DE ALCANTARA LIMA" w:date="2025-05-01T13:29:00Z">
              <w:rPr/>
            </w:rPrChange>
          </w:rPr>
          <w:t>ítica pela Equação Normal (NE).</w:t>
        </w:r>
      </w:ins>
    </w:p>
    <w:p w:rsidR="00E23C89" w:rsidRPr="00830BDA" w:rsidRDefault="00E23C89" w:rsidP="00E23C89">
      <w:pPr>
        <w:ind w:left="360"/>
        <w:jc w:val="both"/>
        <w:rPr>
          <w:ins w:id="52" w:author="JOAO PEDRO DE ALCANTARA LIMA" w:date="2025-05-01T12:57:00Z"/>
          <w:rFonts w:cstheme="minorHAnsi"/>
          <w:rPrChange w:id="53" w:author="JOAO PEDRO DE ALCANTARA LIMA" w:date="2025-05-01T13:29:00Z">
            <w:rPr>
              <w:ins w:id="54" w:author="JOAO PEDRO DE ALCANTARA LIMA" w:date="2025-05-01T12:57:00Z"/>
            </w:rPr>
          </w:rPrChange>
        </w:rPr>
        <w:pPrChange w:id="55" w:author="JOAO PEDRO DE ALCANTARA LIMA" w:date="2025-05-01T12:57:00Z">
          <w:pPr/>
        </w:pPrChange>
      </w:pPr>
      <w:ins w:id="56" w:author="JOAO PEDRO DE ALCANTARA LIMA" w:date="2025-05-01T12:56:00Z">
        <w:r w:rsidRPr="00830BDA">
          <w:rPr>
            <w:rFonts w:cstheme="minorHAnsi"/>
            <w:rPrChange w:id="57" w:author="JOAO PEDRO DE ALCANTARA LIMA" w:date="2025-05-01T13:29:00Z">
              <w:rPr/>
            </w:rPrChange>
          </w:rPr>
          <w:t xml:space="preserve">Durante o projeto, foram desenvolvidos diversos módulos para cálculo do custo, atualização dos parâmetros por gradiente descendente, normalização de </w:t>
        </w:r>
        <w:proofErr w:type="spellStart"/>
        <w:r w:rsidRPr="00830BDA">
          <w:rPr>
            <w:rFonts w:cstheme="minorHAnsi"/>
            <w:rPrChange w:id="58" w:author="JOAO PEDRO DE ALCANTARA LIMA" w:date="2025-05-01T13:29:00Z">
              <w:rPr/>
            </w:rPrChange>
          </w:rPr>
          <w:t>features</w:t>
        </w:r>
        <w:proofErr w:type="spellEnd"/>
        <w:r w:rsidRPr="00830BDA">
          <w:rPr>
            <w:rFonts w:cstheme="minorHAnsi"/>
            <w:rPrChange w:id="59" w:author="JOAO PEDRO DE ALCANTARA LIMA" w:date="2025-05-01T13:29:00Z">
              <w:rPr/>
            </w:rPrChange>
          </w:rPr>
          <w:t xml:space="preserve"> e resolução por equação normal. Os experimentos realizados buscaram analisar o impacto das diferentes formas de pré-processamento dos dados sobre o desempenho, precisão e velocidade de convergência dos algoritmos de aprendizado.</w:t>
        </w:r>
      </w:ins>
    </w:p>
    <w:p w:rsidR="00E23C89" w:rsidRPr="00830BDA" w:rsidRDefault="00E23C89" w:rsidP="00E23C89">
      <w:pPr>
        <w:pStyle w:val="PargrafodaLista"/>
        <w:numPr>
          <w:ilvl w:val="0"/>
          <w:numId w:val="1"/>
        </w:numPr>
        <w:jc w:val="both"/>
        <w:rPr>
          <w:ins w:id="60" w:author="JOAO PEDRO DE ALCANTARA LIMA" w:date="2025-05-01T12:57:00Z"/>
          <w:rFonts w:cstheme="minorHAnsi"/>
          <w:rPrChange w:id="61" w:author="JOAO PEDRO DE ALCANTARA LIMA" w:date="2025-05-01T13:29:00Z">
            <w:rPr>
              <w:ins w:id="62" w:author="JOAO PEDRO DE ALCANTARA LIMA" w:date="2025-05-01T12:57:00Z"/>
            </w:rPr>
          </w:rPrChange>
        </w:rPr>
        <w:pPrChange w:id="63" w:author="JOAO PEDRO DE ALCANTARA LIMA" w:date="2025-05-01T12:57:00Z">
          <w:pPr/>
        </w:pPrChange>
      </w:pPr>
      <w:ins w:id="64" w:author="JOAO PEDRO DE ALCANTARA LIMA" w:date="2025-05-01T12:57:00Z">
        <w:r w:rsidRPr="00830BDA">
          <w:rPr>
            <w:rFonts w:cstheme="minorHAnsi"/>
            <w:rPrChange w:id="65" w:author="JOAO PEDRO DE ALCANTARA LIMA" w:date="2025-05-01T13:29:00Z">
              <w:rPr/>
            </w:rPrChange>
          </w:rPr>
          <w:t>Metodologia</w:t>
        </w:r>
      </w:ins>
    </w:p>
    <w:p w:rsidR="00E23C89" w:rsidRPr="00830BDA" w:rsidRDefault="00E23C89" w:rsidP="00E23C89">
      <w:pPr>
        <w:ind w:left="360"/>
        <w:jc w:val="both"/>
        <w:rPr>
          <w:ins w:id="66" w:author="JOAO PEDRO DE ALCANTARA LIMA" w:date="2025-05-01T13:00:00Z"/>
          <w:rFonts w:cstheme="minorHAnsi"/>
          <w:rPrChange w:id="67" w:author="JOAO PEDRO DE ALCANTARA LIMA" w:date="2025-05-01T13:29:00Z">
            <w:rPr>
              <w:ins w:id="68" w:author="JOAO PEDRO DE ALCANTARA LIMA" w:date="2025-05-01T13:00:00Z"/>
            </w:rPr>
          </w:rPrChange>
        </w:rPr>
      </w:pPr>
      <w:ins w:id="69" w:author="JOAO PEDRO DE ALCANTARA LIMA" w:date="2025-05-01T13:00:00Z">
        <w:r w:rsidRPr="00830BDA">
          <w:rPr>
            <w:rFonts w:cstheme="minorHAnsi"/>
            <w:rPrChange w:id="70" w:author="JOAO PEDRO DE ALCANTARA LIMA" w:date="2025-05-01T13:29:00Z">
              <w:rPr/>
            </w:rPrChange>
          </w:rPr>
          <w:t>2.1. Implementação dos Componentes</w:t>
        </w:r>
      </w:ins>
    </w:p>
    <w:p w:rsidR="00963032" w:rsidRPr="00830BDA" w:rsidRDefault="00963032" w:rsidP="00963032">
      <w:pPr>
        <w:ind w:left="360"/>
        <w:jc w:val="both"/>
        <w:rPr>
          <w:ins w:id="71" w:author="JOAO PEDRO DE ALCANTARA LIMA" w:date="2025-05-01T13:23:00Z"/>
          <w:rFonts w:cstheme="minorHAnsi"/>
          <w:rPrChange w:id="72" w:author="JOAO PEDRO DE ALCANTARA LIMA" w:date="2025-05-01T13:29:00Z">
            <w:rPr>
              <w:ins w:id="73" w:author="JOAO PEDRO DE ALCANTARA LIMA" w:date="2025-05-01T13:23:00Z"/>
            </w:rPr>
          </w:rPrChange>
        </w:rPr>
      </w:pPr>
      <w:ins w:id="74" w:author="JOAO PEDRO DE ALCANTARA LIMA" w:date="2025-05-01T13:23:00Z">
        <w:r w:rsidRPr="00830BDA">
          <w:rPr>
            <w:rFonts w:cstheme="minorHAnsi"/>
            <w:rPrChange w:id="75" w:author="JOAO PEDRO DE ALCANTARA LIMA" w:date="2025-05-01T13:29:00Z">
              <w:rPr/>
            </w:rPrChange>
          </w:rPr>
          <w:t>•  features_normalize.py</w:t>
        </w:r>
      </w:ins>
    </w:p>
    <w:p w:rsidR="00963032" w:rsidRPr="00830BDA" w:rsidRDefault="00963032" w:rsidP="00963032">
      <w:pPr>
        <w:ind w:left="360"/>
        <w:jc w:val="both"/>
        <w:rPr>
          <w:ins w:id="76" w:author="JOAO PEDRO DE ALCANTARA LIMA" w:date="2025-05-01T13:23:00Z"/>
          <w:rFonts w:cstheme="minorHAnsi"/>
          <w:rPrChange w:id="77" w:author="JOAO PEDRO DE ALCANTARA LIMA" w:date="2025-05-01T13:29:00Z">
            <w:rPr>
              <w:ins w:id="78" w:author="JOAO PEDRO DE ALCANTARA LIMA" w:date="2025-05-01T13:23:00Z"/>
            </w:rPr>
          </w:rPrChange>
        </w:rPr>
      </w:pPr>
      <w:ins w:id="79" w:author="JOAO PEDRO DE ALCANTARA LIMA" w:date="2025-05-01T13:23:00Z">
        <w:r w:rsidRPr="00830BDA">
          <w:rPr>
            <w:rFonts w:cstheme="minorHAnsi"/>
            <w:rPrChange w:id="80" w:author="JOAO PEDRO DE ALCANTARA LIMA" w:date="2025-05-01T13:29:00Z">
              <w:rPr/>
            </w:rPrChange>
          </w:rPr>
          <w:t xml:space="preserve">Este módulo implementa dois métodos de normalização de </w:t>
        </w:r>
        <w:proofErr w:type="spellStart"/>
        <w:r w:rsidRPr="00830BDA">
          <w:rPr>
            <w:rFonts w:cstheme="minorHAnsi"/>
            <w:rPrChange w:id="81" w:author="JOAO PEDRO DE ALCANTARA LIMA" w:date="2025-05-01T13:29:00Z">
              <w:rPr/>
            </w:rPrChange>
          </w:rPr>
          <w:t>features</w:t>
        </w:r>
        <w:proofErr w:type="spellEnd"/>
        <w:r w:rsidRPr="00830BDA">
          <w:rPr>
            <w:rFonts w:cstheme="minorHAnsi"/>
            <w:rPrChange w:id="82" w:author="JOAO PEDRO DE ALCANTARA LIMA" w:date="2025-05-01T13:29:00Z">
              <w:rPr/>
            </w:rPrChange>
          </w:rPr>
          <w:t>:</w:t>
        </w:r>
      </w:ins>
    </w:p>
    <w:p w:rsidR="00963032" w:rsidRPr="00830BDA" w:rsidRDefault="00963032" w:rsidP="00963032">
      <w:pPr>
        <w:ind w:left="360"/>
        <w:jc w:val="both"/>
        <w:rPr>
          <w:ins w:id="83" w:author="JOAO PEDRO DE ALCANTARA LIMA" w:date="2025-05-01T13:23:00Z"/>
          <w:rFonts w:cstheme="minorHAnsi"/>
          <w:rPrChange w:id="84" w:author="JOAO PEDRO DE ALCANTARA LIMA" w:date="2025-05-01T13:29:00Z">
            <w:rPr>
              <w:ins w:id="85" w:author="JOAO PEDRO DE ALCANTARA LIMA" w:date="2025-05-01T13:23:00Z"/>
            </w:rPr>
          </w:rPrChange>
        </w:rPr>
      </w:pPr>
      <w:ins w:id="86" w:author="JOAO PEDRO DE ALCANTARA LIMA" w:date="2025-05-01T13:23:00Z">
        <w:r w:rsidRPr="00830BDA">
          <w:rPr>
            <w:rFonts w:cstheme="minorHAnsi"/>
            <w:rPrChange w:id="87" w:author="JOAO PEDRO DE ALCANTARA LIMA" w:date="2025-05-01T13:29:00Z">
              <w:rPr/>
            </w:rPrChange>
          </w:rPr>
          <w:t>Z-score: normaliza os atributos com base na média e desvio padrão, centralizando os dados em torno de zero e com variância unitária.</w:t>
        </w:r>
      </w:ins>
    </w:p>
    <w:p w:rsidR="00963032" w:rsidRPr="00830BDA" w:rsidRDefault="00963032" w:rsidP="00963032">
      <w:pPr>
        <w:ind w:left="360"/>
        <w:jc w:val="both"/>
        <w:rPr>
          <w:ins w:id="88" w:author="JOAO PEDRO DE ALCANTARA LIMA" w:date="2025-05-01T13:23:00Z"/>
          <w:rFonts w:cstheme="minorHAnsi"/>
          <w:rPrChange w:id="89" w:author="JOAO PEDRO DE ALCANTARA LIMA" w:date="2025-05-01T13:29:00Z">
            <w:rPr>
              <w:ins w:id="90" w:author="JOAO PEDRO DE ALCANTARA LIMA" w:date="2025-05-01T13:23:00Z"/>
            </w:rPr>
          </w:rPrChange>
        </w:rPr>
      </w:pPr>
      <w:ins w:id="91" w:author="JOAO PEDRO DE ALCANTARA LIMA" w:date="2025-05-01T13:23:00Z">
        <w:r w:rsidRPr="00830BDA">
          <w:rPr>
            <w:rFonts w:cstheme="minorHAnsi"/>
            <w:rPrChange w:id="92" w:author="JOAO PEDRO DE ALCANTARA LIMA" w:date="2025-05-01T13:29:00Z">
              <w:rPr/>
            </w:rPrChange>
          </w:rPr>
          <w:t>Min-</w:t>
        </w:r>
        <w:proofErr w:type="spellStart"/>
        <w:r w:rsidRPr="00830BDA">
          <w:rPr>
            <w:rFonts w:cstheme="minorHAnsi"/>
            <w:rPrChange w:id="93" w:author="JOAO PEDRO DE ALCANTARA LIMA" w:date="2025-05-01T13:29:00Z">
              <w:rPr/>
            </w:rPrChange>
          </w:rPr>
          <w:t>max</w:t>
        </w:r>
        <w:proofErr w:type="spellEnd"/>
        <w:r w:rsidRPr="00830BDA">
          <w:rPr>
            <w:rFonts w:cstheme="minorHAnsi"/>
            <w:rPrChange w:id="94" w:author="JOAO PEDRO DE ALCANTARA LIMA" w:date="2025-05-01T13:29:00Z">
              <w:rPr/>
            </w:rPrChange>
          </w:rPr>
          <w:t xml:space="preserve">: </w:t>
        </w:r>
        <w:proofErr w:type="spellStart"/>
        <w:r w:rsidRPr="00830BDA">
          <w:rPr>
            <w:rFonts w:cstheme="minorHAnsi"/>
            <w:rPrChange w:id="95" w:author="JOAO PEDRO DE ALCANTARA LIMA" w:date="2025-05-01T13:29:00Z">
              <w:rPr/>
            </w:rPrChange>
          </w:rPr>
          <w:t>reescala</w:t>
        </w:r>
        <w:proofErr w:type="spellEnd"/>
        <w:r w:rsidRPr="00830BDA">
          <w:rPr>
            <w:rFonts w:cstheme="minorHAnsi"/>
            <w:rPrChange w:id="96" w:author="JOAO PEDRO DE ALCANTARA LIMA" w:date="2025-05-01T13:29:00Z">
              <w:rPr/>
            </w:rPrChange>
          </w:rPr>
          <w:t xml:space="preserve"> os atributos para o intervalo [0, 1], preservando a proporção dos valores.</w:t>
        </w:r>
      </w:ins>
    </w:p>
    <w:p w:rsidR="00963032" w:rsidRPr="00830BDA" w:rsidRDefault="00963032" w:rsidP="00963032">
      <w:pPr>
        <w:ind w:left="360"/>
        <w:jc w:val="both"/>
        <w:rPr>
          <w:ins w:id="97" w:author="JOAO PEDRO DE ALCANTARA LIMA" w:date="2025-05-01T13:23:00Z"/>
          <w:rFonts w:cstheme="minorHAnsi"/>
          <w:rPrChange w:id="98" w:author="JOAO PEDRO DE ALCANTARA LIMA" w:date="2025-05-01T13:29:00Z">
            <w:rPr>
              <w:ins w:id="99" w:author="JOAO PEDRO DE ALCANTARA LIMA" w:date="2025-05-01T13:23:00Z"/>
            </w:rPr>
          </w:rPrChange>
        </w:rPr>
      </w:pPr>
      <w:ins w:id="100" w:author="JOAO PEDRO DE ALCANTARA LIMA" w:date="2025-05-01T13:23:00Z">
        <w:r w:rsidRPr="00830BDA">
          <w:rPr>
            <w:rFonts w:cstheme="minorHAnsi"/>
            <w:rPrChange w:id="101" w:author="JOAO PEDRO DE ALCANTARA LIMA" w:date="2025-05-01T13:29:00Z">
              <w:rPr/>
            </w:rPrChange>
          </w:rPr>
          <w:t>Ambos os métodos são fundamentais para garantir que o Gradiente Descendente tenha desempenho estável e eficiente.</w:t>
        </w:r>
      </w:ins>
    </w:p>
    <w:p w:rsidR="00963032" w:rsidRPr="00830BDA" w:rsidRDefault="00963032" w:rsidP="00963032">
      <w:pPr>
        <w:ind w:left="360"/>
        <w:jc w:val="both"/>
        <w:rPr>
          <w:ins w:id="102" w:author="JOAO PEDRO DE ALCANTARA LIMA" w:date="2025-05-01T13:23:00Z"/>
          <w:rFonts w:cstheme="minorHAnsi"/>
          <w:rPrChange w:id="103" w:author="JOAO PEDRO DE ALCANTARA LIMA" w:date="2025-05-01T13:29:00Z">
            <w:rPr>
              <w:ins w:id="104" w:author="JOAO PEDRO DE ALCANTARA LIMA" w:date="2025-05-01T13:23:00Z"/>
            </w:rPr>
          </w:rPrChange>
        </w:rPr>
      </w:pPr>
      <w:ins w:id="105" w:author="JOAO PEDRO DE ALCANTARA LIMA" w:date="2025-05-01T13:23:00Z">
        <w:r w:rsidRPr="00830BDA">
          <w:rPr>
            <w:rFonts w:cstheme="minorHAnsi"/>
            <w:rPrChange w:id="106" w:author="JOAO PEDRO DE ALCANTARA LIMA" w:date="2025-05-01T13:29:00Z">
              <w:rPr/>
            </w:rPrChange>
          </w:rPr>
          <w:t>•  compute_cost_multi.py</w:t>
        </w:r>
      </w:ins>
    </w:p>
    <w:p w:rsidR="00963032" w:rsidRPr="00830BDA" w:rsidRDefault="00963032" w:rsidP="00963032">
      <w:pPr>
        <w:ind w:left="360"/>
        <w:jc w:val="both"/>
        <w:rPr>
          <w:ins w:id="107" w:author="JOAO PEDRO DE ALCANTARA LIMA" w:date="2025-05-01T13:23:00Z"/>
          <w:rFonts w:cstheme="minorHAnsi"/>
          <w:rPrChange w:id="108" w:author="JOAO PEDRO DE ALCANTARA LIMA" w:date="2025-05-01T13:29:00Z">
            <w:rPr>
              <w:ins w:id="109" w:author="JOAO PEDRO DE ALCANTARA LIMA" w:date="2025-05-01T13:23:00Z"/>
            </w:rPr>
          </w:rPrChange>
        </w:rPr>
      </w:pPr>
      <w:ins w:id="110" w:author="JOAO PEDRO DE ALCANTARA LIMA" w:date="2025-05-01T13:23:00Z">
        <w:r w:rsidRPr="00830BDA">
          <w:rPr>
            <w:rFonts w:cstheme="minorHAnsi"/>
            <w:rPrChange w:id="111" w:author="JOAO PEDRO DE ALCANTARA LIMA" w:date="2025-05-01T13:29:00Z">
              <w:rPr/>
            </w:rPrChange>
          </w:rPr>
          <w:t xml:space="preserve">Contém a função </w:t>
        </w:r>
        <w:proofErr w:type="spellStart"/>
        <w:r w:rsidRPr="00830BDA">
          <w:rPr>
            <w:rFonts w:cstheme="minorHAnsi"/>
            <w:rPrChange w:id="112" w:author="JOAO PEDRO DE ALCANTARA LIMA" w:date="2025-05-01T13:29:00Z">
              <w:rPr/>
            </w:rPrChange>
          </w:rPr>
          <w:t>compute_cost_multi</w:t>
        </w:r>
        <w:proofErr w:type="spellEnd"/>
        <w:r w:rsidRPr="00830BDA">
          <w:rPr>
            <w:rFonts w:cstheme="minorHAnsi"/>
            <w:rPrChange w:id="113" w:author="JOAO PEDRO DE ALCANTARA LIMA" w:date="2025-05-01T13:29:00Z">
              <w:rPr/>
            </w:rPrChange>
          </w:rPr>
          <w:t xml:space="preserve">, que calcula a função de custo </w:t>
        </w:r>
        <w:proofErr w:type="gramStart"/>
        <w:r w:rsidRPr="00830BDA">
          <w:rPr>
            <w:rFonts w:cstheme="minorHAnsi"/>
            <w:rPrChange w:id="114" w:author="JOAO PEDRO DE ALCANTARA LIMA" w:date="2025-05-01T13:29:00Z">
              <w:rPr/>
            </w:rPrChange>
          </w:rPr>
          <w:t>J(</w:t>
        </w:r>
        <w:proofErr w:type="gramEnd"/>
        <w:r w:rsidRPr="00830BDA">
          <w:rPr>
            <w:rFonts w:cstheme="minorHAnsi"/>
            <w:rPrChange w:id="115" w:author="JOAO PEDRO DE ALCANTARA LIMA" w:date="2025-05-01T13:29:00Z">
              <w:rPr/>
            </w:rPrChange>
          </w:rPr>
          <w:t>θ) baseada no erro quadrático médio entre as predições do modelo e os valores reais. É usada para avaliar a performance da regressão em cada etapa do GD ou com os parâmetros obtidos pela Equação Normal.</w:t>
        </w:r>
      </w:ins>
    </w:p>
    <w:p w:rsidR="00EC12E1" w:rsidRPr="00830BDA" w:rsidRDefault="00EC12E1" w:rsidP="00963032">
      <w:pPr>
        <w:ind w:left="360"/>
        <w:jc w:val="both"/>
        <w:rPr>
          <w:ins w:id="116" w:author="JOAO PEDRO DE ALCANTARA LIMA" w:date="2025-05-01T13:24:00Z"/>
          <w:rFonts w:cstheme="minorHAnsi"/>
          <w:rPrChange w:id="117" w:author="JOAO PEDRO DE ALCANTARA LIMA" w:date="2025-05-01T13:29:00Z">
            <w:rPr>
              <w:ins w:id="118" w:author="JOAO PEDRO DE ALCANTARA LIMA" w:date="2025-05-01T13:24:00Z"/>
            </w:rPr>
          </w:rPrChange>
        </w:rPr>
      </w:pPr>
    </w:p>
    <w:p w:rsidR="00963032" w:rsidRPr="00830BDA" w:rsidRDefault="00963032" w:rsidP="00963032">
      <w:pPr>
        <w:ind w:left="360"/>
        <w:jc w:val="both"/>
        <w:rPr>
          <w:ins w:id="119" w:author="JOAO PEDRO DE ALCANTARA LIMA" w:date="2025-05-01T13:23:00Z"/>
          <w:rFonts w:cstheme="minorHAnsi"/>
          <w:rPrChange w:id="120" w:author="JOAO PEDRO DE ALCANTARA LIMA" w:date="2025-05-01T13:29:00Z">
            <w:rPr>
              <w:ins w:id="121" w:author="JOAO PEDRO DE ALCANTARA LIMA" w:date="2025-05-01T13:23:00Z"/>
            </w:rPr>
          </w:rPrChange>
        </w:rPr>
      </w:pPr>
      <w:ins w:id="122" w:author="JOAO PEDRO DE ALCANTARA LIMA" w:date="2025-05-01T13:23:00Z">
        <w:r w:rsidRPr="00830BDA">
          <w:rPr>
            <w:rFonts w:cstheme="minorHAnsi"/>
            <w:rPrChange w:id="123" w:author="JOAO PEDRO DE ALCANTARA LIMA" w:date="2025-05-01T13:29:00Z">
              <w:rPr/>
            </w:rPrChange>
          </w:rPr>
          <w:lastRenderedPageBreak/>
          <w:t>•  gradient_descent_multi.py</w:t>
        </w:r>
      </w:ins>
    </w:p>
    <w:p w:rsidR="00963032" w:rsidRPr="00830BDA" w:rsidRDefault="00963032" w:rsidP="00963032">
      <w:pPr>
        <w:ind w:left="360"/>
        <w:jc w:val="both"/>
        <w:rPr>
          <w:ins w:id="124" w:author="JOAO PEDRO DE ALCANTARA LIMA" w:date="2025-05-01T13:23:00Z"/>
          <w:rFonts w:cstheme="minorHAnsi"/>
          <w:rPrChange w:id="125" w:author="JOAO PEDRO DE ALCANTARA LIMA" w:date="2025-05-01T13:29:00Z">
            <w:rPr>
              <w:ins w:id="126" w:author="JOAO PEDRO DE ALCANTARA LIMA" w:date="2025-05-01T13:23:00Z"/>
            </w:rPr>
          </w:rPrChange>
        </w:rPr>
      </w:pPr>
      <w:ins w:id="127" w:author="JOAO PEDRO DE ALCANTARA LIMA" w:date="2025-05-01T13:23:00Z">
        <w:r w:rsidRPr="00830BDA">
          <w:rPr>
            <w:rFonts w:cstheme="minorHAnsi"/>
            <w:rPrChange w:id="128" w:author="JOAO PEDRO DE ALCANTARA LIMA" w:date="2025-05-01T13:29:00Z">
              <w:rPr/>
            </w:rPrChange>
          </w:rPr>
          <w:t>Implementa o algoritmo clássico de Gradiente Descendente para regressão multivariada. A função ajusta os parâmetros θ iterativamente, minimizando o custo. Permite configurar taxa de aprendizado (α) e número de iterações.</w:t>
        </w:r>
      </w:ins>
    </w:p>
    <w:p w:rsidR="00963032" w:rsidRPr="00830BDA" w:rsidRDefault="00963032" w:rsidP="00963032">
      <w:pPr>
        <w:ind w:left="360"/>
        <w:jc w:val="both"/>
        <w:rPr>
          <w:ins w:id="129" w:author="JOAO PEDRO DE ALCANTARA LIMA" w:date="2025-05-01T13:23:00Z"/>
          <w:rFonts w:cstheme="minorHAnsi"/>
          <w:rPrChange w:id="130" w:author="JOAO PEDRO DE ALCANTARA LIMA" w:date="2025-05-01T13:29:00Z">
            <w:rPr>
              <w:ins w:id="131" w:author="JOAO PEDRO DE ALCANTARA LIMA" w:date="2025-05-01T13:23:00Z"/>
            </w:rPr>
          </w:rPrChange>
        </w:rPr>
      </w:pPr>
      <w:ins w:id="132" w:author="JOAO PEDRO DE ALCANTARA LIMA" w:date="2025-05-01T13:23:00Z">
        <w:r w:rsidRPr="00830BDA">
          <w:rPr>
            <w:rFonts w:cstheme="minorHAnsi"/>
            <w:rPrChange w:id="133" w:author="JOAO PEDRO DE ALCANTARA LIMA" w:date="2025-05-01T13:29:00Z">
              <w:rPr/>
            </w:rPrChange>
          </w:rPr>
          <w:t>•  gradient_descent_multi_with_history.py</w:t>
        </w:r>
      </w:ins>
    </w:p>
    <w:p w:rsidR="00963032" w:rsidRPr="00830BDA" w:rsidRDefault="00963032" w:rsidP="00963032">
      <w:pPr>
        <w:ind w:left="360"/>
        <w:jc w:val="both"/>
        <w:rPr>
          <w:ins w:id="134" w:author="JOAO PEDRO DE ALCANTARA LIMA" w:date="2025-05-01T13:23:00Z"/>
          <w:rFonts w:cstheme="minorHAnsi"/>
          <w:rPrChange w:id="135" w:author="JOAO PEDRO DE ALCANTARA LIMA" w:date="2025-05-01T13:29:00Z">
            <w:rPr>
              <w:ins w:id="136" w:author="JOAO PEDRO DE ALCANTARA LIMA" w:date="2025-05-01T13:23:00Z"/>
            </w:rPr>
          </w:rPrChange>
        </w:rPr>
      </w:pPr>
      <w:ins w:id="137" w:author="JOAO PEDRO DE ALCANTARA LIMA" w:date="2025-05-01T13:23:00Z">
        <w:r w:rsidRPr="00830BDA">
          <w:rPr>
            <w:rFonts w:cstheme="minorHAnsi"/>
            <w:rPrChange w:id="138" w:author="JOAO PEDRO DE ALCANTARA LIMA" w:date="2025-05-01T13:29:00Z">
              <w:rPr/>
            </w:rPrChange>
          </w:rPr>
          <w:t>Estende a implementação anterior adicionando o registro do histórico dos vetores θ a cada iteração. Este recurso é essencial para a construção de visualizações da trajetória do GD no espaço dos parâmetros, como superfícies e contornos da função de custo.</w:t>
        </w:r>
      </w:ins>
    </w:p>
    <w:p w:rsidR="00963032" w:rsidRPr="00830BDA" w:rsidRDefault="00963032" w:rsidP="00963032">
      <w:pPr>
        <w:ind w:left="360"/>
        <w:jc w:val="both"/>
        <w:rPr>
          <w:ins w:id="139" w:author="JOAO PEDRO DE ALCANTARA LIMA" w:date="2025-05-01T13:23:00Z"/>
          <w:rFonts w:cstheme="minorHAnsi"/>
          <w:rPrChange w:id="140" w:author="JOAO PEDRO DE ALCANTARA LIMA" w:date="2025-05-01T13:29:00Z">
            <w:rPr>
              <w:ins w:id="141" w:author="JOAO PEDRO DE ALCANTARA LIMA" w:date="2025-05-01T13:23:00Z"/>
            </w:rPr>
          </w:rPrChange>
        </w:rPr>
      </w:pPr>
      <w:ins w:id="142" w:author="JOAO PEDRO DE ALCANTARA LIMA" w:date="2025-05-01T13:23:00Z">
        <w:r w:rsidRPr="00830BDA">
          <w:rPr>
            <w:rFonts w:cstheme="minorHAnsi"/>
            <w:rPrChange w:id="143" w:author="JOAO PEDRO DE ALCANTARA LIMA" w:date="2025-05-01T13:29:00Z">
              <w:rPr/>
            </w:rPrChange>
          </w:rPr>
          <w:t>•  normal_eqn.py</w:t>
        </w:r>
      </w:ins>
    </w:p>
    <w:p w:rsidR="00963032" w:rsidRPr="00830BDA" w:rsidRDefault="00963032" w:rsidP="00963032">
      <w:pPr>
        <w:ind w:left="360"/>
        <w:jc w:val="both"/>
        <w:rPr>
          <w:ins w:id="144" w:author="JOAO PEDRO DE ALCANTARA LIMA" w:date="2025-05-01T13:23:00Z"/>
          <w:rFonts w:cstheme="minorHAnsi"/>
          <w:rPrChange w:id="145" w:author="JOAO PEDRO DE ALCANTARA LIMA" w:date="2025-05-01T13:29:00Z">
            <w:rPr>
              <w:ins w:id="146" w:author="JOAO PEDRO DE ALCANTARA LIMA" w:date="2025-05-01T13:23:00Z"/>
            </w:rPr>
          </w:rPrChange>
        </w:rPr>
      </w:pPr>
      <w:ins w:id="147" w:author="JOAO PEDRO DE ALCANTARA LIMA" w:date="2025-05-01T13:23:00Z">
        <w:r w:rsidRPr="00830BDA">
          <w:rPr>
            <w:rFonts w:cstheme="minorHAnsi"/>
            <w:rPrChange w:id="148" w:author="JOAO PEDRO DE ALCANTARA LIMA" w:date="2025-05-01T13:29:00Z">
              <w:rPr/>
            </w:rPrChange>
          </w:rPr>
          <w:t xml:space="preserve">Fornece uma solução analítica para os </w:t>
        </w:r>
        <w:r w:rsidRPr="00830BDA">
          <w:rPr>
            <w:rFonts w:cstheme="minorHAnsi"/>
            <w:rPrChange w:id="149" w:author="JOAO PEDRO DE ALCANTARA LIMA" w:date="2025-05-01T13:29:00Z">
              <w:rPr/>
            </w:rPrChange>
          </w:rPr>
          <w:t>parâmetros θ</w:t>
        </w:r>
        <w:r w:rsidRPr="00830BDA">
          <w:rPr>
            <w:rFonts w:cstheme="minorHAnsi"/>
            <w:rPrChange w:id="150" w:author="JOAO PEDRO DE ALCANTARA LIMA" w:date="2025-05-01T13:29:00Z">
              <w:rPr/>
            </w:rPrChange>
          </w:rPr>
          <w:t xml:space="preserve"> através da Equação Normal</w:t>
        </w:r>
      </w:ins>
      <w:ins w:id="151" w:author="JOAO PEDRO DE ALCANTARA LIMA" w:date="2025-05-01T13:24:00Z">
        <w:r w:rsidRPr="00830BDA">
          <w:rPr>
            <w:rFonts w:cstheme="minorHAnsi"/>
            <w:rPrChange w:id="152" w:author="JOAO PEDRO DE ALCANTARA LIMA" w:date="2025-05-01T13:29:00Z">
              <w:rPr/>
            </w:rPrChange>
          </w:rPr>
          <w:t>.</w:t>
        </w:r>
      </w:ins>
      <w:ins w:id="153" w:author="JOAO PEDRO DE ALCANTARA LIMA" w:date="2025-05-01T13:23:00Z">
        <w:r w:rsidRPr="00830BDA">
          <w:rPr>
            <w:rFonts w:cstheme="minorHAnsi"/>
            <w:rPrChange w:id="154" w:author="JOAO PEDRO DE ALCANTARA LIMA" w:date="2025-05-01T13:29:00Z">
              <w:rPr/>
            </w:rPrChange>
          </w:rPr>
          <w:t xml:space="preserve"> </w:t>
        </w:r>
      </w:ins>
    </w:p>
    <w:p w:rsidR="00963032" w:rsidRPr="00830BDA" w:rsidRDefault="00963032" w:rsidP="00963032">
      <w:pPr>
        <w:ind w:left="360"/>
        <w:jc w:val="both"/>
        <w:rPr>
          <w:ins w:id="155" w:author="JOAO PEDRO DE ALCANTARA LIMA" w:date="2025-05-01T13:23:00Z"/>
          <w:rFonts w:cstheme="minorHAnsi"/>
          <w:rPrChange w:id="156" w:author="JOAO PEDRO DE ALCANTARA LIMA" w:date="2025-05-01T13:29:00Z">
            <w:rPr>
              <w:ins w:id="157" w:author="JOAO PEDRO DE ALCANTARA LIMA" w:date="2025-05-01T13:23:00Z"/>
            </w:rPr>
          </w:rPrChange>
        </w:rPr>
      </w:pPr>
      <w:ins w:id="158" w:author="JOAO PEDRO DE ALCANTARA LIMA" w:date="2025-05-01T13:23:00Z">
        <w:r w:rsidRPr="00830BDA">
          <w:rPr>
            <w:rFonts w:cstheme="minorHAnsi"/>
            <w:rPrChange w:id="159" w:author="JOAO PEDRO DE ALCANTARA LIMA" w:date="2025-05-01T13:29:00Z">
              <w:rPr/>
            </w:rPrChange>
          </w:rPr>
          <w:t>Essa abordagem não requer iterações nem normalização prévia, mas pode ser ineficiente com um grande número de atributos devido à inversão de matrizes.</w:t>
        </w:r>
      </w:ins>
    </w:p>
    <w:p w:rsidR="00963032" w:rsidRPr="00830BDA" w:rsidRDefault="00963032" w:rsidP="00963032">
      <w:pPr>
        <w:ind w:left="360"/>
        <w:jc w:val="both"/>
        <w:rPr>
          <w:ins w:id="160" w:author="JOAO PEDRO DE ALCANTARA LIMA" w:date="2025-05-01T13:23:00Z"/>
          <w:rFonts w:cstheme="minorHAnsi"/>
          <w:rPrChange w:id="161" w:author="JOAO PEDRO DE ALCANTARA LIMA" w:date="2025-05-01T13:29:00Z">
            <w:rPr>
              <w:ins w:id="162" w:author="JOAO PEDRO DE ALCANTARA LIMA" w:date="2025-05-01T13:23:00Z"/>
            </w:rPr>
          </w:rPrChange>
        </w:rPr>
      </w:pPr>
      <w:ins w:id="163" w:author="JOAO PEDRO DE ALCANTARA LIMA" w:date="2025-05-01T13:23:00Z">
        <w:r w:rsidRPr="00830BDA">
          <w:rPr>
            <w:rFonts w:cstheme="minorHAnsi"/>
            <w:rPrChange w:id="164" w:author="JOAO PEDRO DE ALCANTARA LIMA" w:date="2025-05-01T13:29:00Z">
              <w:rPr/>
            </w:rPrChange>
          </w:rPr>
          <w:t>•  regressao-multivariada-ex.py</w:t>
        </w:r>
      </w:ins>
    </w:p>
    <w:p w:rsidR="00963032" w:rsidRPr="00830BDA" w:rsidRDefault="00963032" w:rsidP="00963032">
      <w:pPr>
        <w:ind w:left="360"/>
        <w:jc w:val="both"/>
        <w:rPr>
          <w:ins w:id="165" w:author="JOAO PEDRO DE ALCANTARA LIMA" w:date="2025-05-01T13:23:00Z"/>
          <w:rFonts w:cstheme="minorHAnsi"/>
          <w:rPrChange w:id="166" w:author="JOAO PEDRO DE ALCANTARA LIMA" w:date="2025-05-01T13:29:00Z">
            <w:rPr>
              <w:ins w:id="167" w:author="JOAO PEDRO DE ALCANTARA LIMA" w:date="2025-05-01T13:23:00Z"/>
            </w:rPr>
          </w:rPrChange>
        </w:rPr>
      </w:pPr>
      <w:ins w:id="168" w:author="JOAO PEDRO DE ALCANTARA LIMA" w:date="2025-05-01T13:23:00Z">
        <w:r w:rsidRPr="00830BDA">
          <w:rPr>
            <w:rFonts w:cstheme="minorHAnsi"/>
            <w:rPrChange w:id="169" w:author="JOAO PEDRO DE ALCANTARA LIMA" w:date="2025-05-01T13:29:00Z">
              <w:rPr/>
            </w:rPrChange>
          </w:rPr>
          <w:t>É o script principal que integra todos os módulos. Ele executa o carregamento dos dados, normalização, estimação de parâmetros com os dois métodos (GD e NE), predição de valores, cálculo e comparação de custos, além da geração de visualizações gráficas que ilustram os processos e os resultados obtidos.</w:t>
        </w:r>
      </w:ins>
    </w:p>
    <w:p w:rsidR="000A4A83" w:rsidRPr="00830BDA" w:rsidRDefault="000A4A83" w:rsidP="000A4A83">
      <w:pPr>
        <w:ind w:left="360"/>
        <w:jc w:val="both"/>
        <w:rPr>
          <w:ins w:id="170" w:author="JOAO PEDRO DE ALCANTARA LIMA" w:date="2025-05-01T13:07:00Z"/>
          <w:rFonts w:cstheme="minorHAnsi"/>
          <w:rPrChange w:id="171" w:author="JOAO PEDRO DE ALCANTARA LIMA" w:date="2025-05-01T13:29:00Z">
            <w:rPr>
              <w:ins w:id="172" w:author="JOAO PEDRO DE ALCANTARA LIMA" w:date="2025-05-01T13:07:00Z"/>
            </w:rPr>
          </w:rPrChange>
        </w:rPr>
      </w:pPr>
      <w:ins w:id="173" w:author="JOAO PEDRO DE ALCANTARA LIMA" w:date="2025-05-01T13:07:00Z">
        <w:r w:rsidRPr="00830BDA">
          <w:rPr>
            <w:rFonts w:cstheme="minorHAnsi"/>
            <w:rPrChange w:id="174" w:author="JOAO PEDRO DE ALCANTARA LIMA" w:date="2025-05-01T13:29:00Z">
              <w:rPr/>
            </w:rPrChange>
          </w:rPr>
          <w:t>2.2</w:t>
        </w:r>
        <w:r w:rsidRPr="00830BDA">
          <w:rPr>
            <w:rFonts w:cstheme="minorHAnsi"/>
            <w:rPrChange w:id="175" w:author="JOAO PEDRO DE ALCANTARA LIMA" w:date="2025-05-01T13:29:00Z">
              <w:rPr/>
            </w:rPrChange>
          </w:rPr>
          <w:t xml:space="preserve"> Regressão Linear Multivariada</w:t>
        </w:r>
      </w:ins>
    </w:p>
    <w:p w:rsidR="000A4A83" w:rsidRPr="00830BDA" w:rsidRDefault="000A4A83" w:rsidP="000A4A83">
      <w:pPr>
        <w:ind w:left="360"/>
        <w:jc w:val="both"/>
        <w:rPr>
          <w:ins w:id="176" w:author="JOAO PEDRO DE ALCANTARA LIMA" w:date="2025-05-01T13:07:00Z"/>
          <w:rFonts w:cstheme="minorHAnsi"/>
          <w:rPrChange w:id="177" w:author="JOAO PEDRO DE ALCANTARA LIMA" w:date="2025-05-01T13:29:00Z">
            <w:rPr>
              <w:ins w:id="178" w:author="JOAO PEDRO DE ALCANTARA LIMA" w:date="2025-05-01T13:07:00Z"/>
            </w:rPr>
          </w:rPrChange>
        </w:rPr>
      </w:pPr>
      <w:ins w:id="179" w:author="JOAO PEDRO DE ALCANTARA LIMA" w:date="2025-05-01T13:07:00Z">
        <w:r w:rsidRPr="00830BDA">
          <w:rPr>
            <w:rFonts w:cstheme="minorHAnsi"/>
            <w:rPrChange w:id="180" w:author="JOAO PEDRO DE ALCANTARA LIMA" w:date="2025-05-01T13:29:00Z">
              <w:rPr/>
            </w:rPrChange>
          </w:rPr>
          <w:t xml:space="preserve">A regressão linear multivariada busca modelar uma variável resposta y a partir de múltiplas variáveis preditivas x1, x2, ..., </w:t>
        </w:r>
        <w:proofErr w:type="spellStart"/>
        <w:r w:rsidRPr="00830BDA">
          <w:rPr>
            <w:rFonts w:cstheme="minorHAnsi"/>
            <w:rPrChange w:id="181" w:author="JOAO PEDRO DE ALCANTARA LIMA" w:date="2025-05-01T13:29:00Z">
              <w:rPr/>
            </w:rPrChange>
          </w:rPr>
          <w:t>xn</w:t>
        </w:r>
        <w:proofErr w:type="spellEnd"/>
        <w:r w:rsidRPr="00830BDA">
          <w:rPr>
            <w:rFonts w:cstheme="minorHAnsi"/>
            <w:rPrChange w:id="182" w:author="JOAO PEDRO DE ALCANTARA LIMA" w:date="2025-05-01T13:29:00Z">
              <w:rPr/>
            </w:rPrChange>
          </w:rPr>
          <w:t xml:space="preserve">. O modelo tem a forma: </w:t>
        </w:r>
        <w:proofErr w:type="spellStart"/>
        <w:r w:rsidRPr="00830BDA">
          <w:rPr>
            <w:rFonts w:cstheme="minorHAnsi"/>
            <w:rPrChange w:id="183" w:author="JOAO PEDRO DE ALCANTARA LIMA" w:date="2025-05-01T13:29:00Z">
              <w:rPr/>
            </w:rPrChange>
          </w:rPr>
          <w:t>h</w:t>
        </w:r>
        <w:proofErr w:type="gramStart"/>
        <w:r w:rsidRPr="00830BDA">
          <w:rPr>
            <w:rFonts w:cstheme="minorHAnsi"/>
            <w:rPrChange w:id="184" w:author="JOAO PEDRO DE ALCANTARA LIMA" w:date="2025-05-01T13:29:00Z">
              <w:rPr/>
            </w:rPrChange>
          </w:rPr>
          <w:t>θ</w:t>
        </w:r>
        <w:proofErr w:type="spellEnd"/>
        <w:r w:rsidRPr="00830BDA">
          <w:rPr>
            <w:rFonts w:cstheme="minorHAnsi"/>
            <w:rPrChange w:id="185" w:author="JOAO PEDRO DE ALCANTARA LIMA" w:date="2025-05-01T13:29:00Z">
              <w:rPr/>
            </w:rPrChange>
          </w:rPr>
          <w:t>(</w:t>
        </w:r>
        <w:proofErr w:type="gramEnd"/>
        <w:r w:rsidRPr="00830BDA">
          <w:rPr>
            <w:rFonts w:cstheme="minorHAnsi"/>
            <w:rPrChange w:id="186" w:author="JOAO PEDRO DE ALCANTARA LIMA" w:date="2025-05-01T13:29:00Z">
              <w:rPr/>
            </w:rPrChange>
          </w:rPr>
          <w:t xml:space="preserve">x) = θ0 + θ1x1 + θ2x2 + ... + </w:t>
        </w:r>
        <w:proofErr w:type="spellStart"/>
        <w:r w:rsidRPr="00830BDA">
          <w:rPr>
            <w:rFonts w:cstheme="minorHAnsi"/>
            <w:rPrChange w:id="187" w:author="JOAO PEDRO DE ALCANTARA LIMA" w:date="2025-05-01T13:29:00Z">
              <w:rPr/>
            </w:rPrChange>
          </w:rPr>
          <w:t>θnxn</w:t>
        </w:r>
        <w:proofErr w:type="spellEnd"/>
        <w:r w:rsidRPr="00830BDA">
          <w:rPr>
            <w:rFonts w:cstheme="minorHAnsi"/>
            <w:rPrChange w:id="188" w:author="JOAO PEDRO DE ALCANTARA LIMA" w:date="2025-05-01T13:29:00Z">
              <w:rPr/>
            </w:rPrChange>
          </w:rPr>
          <w:t>.</w:t>
        </w:r>
      </w:ins>
    </w:p>
    <w:p w:rsidR="000A4A83" w:rsidRPr="00830BDA" w:rsidRDefault="000A4A83" w:rsidP="000A4A83">
      <w:pPr>
        <w:ind w:left="360"/>
        <w:jc w:val="both"/>
        <w:rPr>
          <w:ins w:id="189" w:author="JOAO PEDRO DE ALCANTARA LIMA" w:date="2025-05-01T13:07:00Z"/>
          <w:rFonts w:cstheme="minorHAnsi"/>
          <w:rPrChange w:id="190" w:author="JOAO PEDRO DE ALCANTARA LIMA" w:date="2025-05-01T13:29:00Z">
            <w:rPr>
              <w:ins w:id="191" w:author="JOAO PEDRO DE ALCANTARA LIMA" w:date="2025-05-01T13:07:00Z"/>
            </w:rPr>
          </w:rPrChange>
        </w:rPr>
      </w:pPr>
      <w:ins w:id="192" w:author="JOAO PEDRO DE ALCANTARA LIMA" w:date="2025-05-01T13:07:00Z">
        <w:r w:rsidRPr="00830BDA">
          <w:rPr>
            <w:rFonts w:cstheme="minorHAnsi"/>
            <w:rPrChange w:id="193" w:author="JOAO PEDRO DE ALCANTARA LIMA" w:date="2025-05-01T13:29:00Z">
              <w:rPr/>
            </w:rPrChange>
          </w:rPr>
          <w:t xml:space="preserve">A função de custo utilizada para avaliação do erro é a média dos erros quadráticos: </w:t>
        </w:r>
        <w:proofErr w:type="gramStart"/>
        <w:r w:rsidRPr="00830BDA">
          <w:rPr>
            <w:rFonts w:cstheme="minorHAnsi"/>
            <w:rPrChange w:id="194" w:author="JOAO PEDRO DE ALCANTARA LIMA" w:date="2025-05-01T13:29:00Z">
              <w:rPr/>
            </w:rPrChange>
          </w:rPr>
          <w:t>J(</w:t>
        </w:r>
        <w:proofErr w:type="gramEnd"/>
        <w:r w:rsidRPr="00830BDA">
          <w:rPr>
            <w:rFonts w:cstheme="minorHAnsi"/>
            <w:rPrChange w:id="195" w:author="JOAO PEDRO DE ALCANTARA LIMA" w:date="2025-05-01T13:29:00Z">
              <w:rPr/>
            </w:rPrChange>
          </w:rPr>
          <w:t>θ) = (1/2m) * Σ(</w:t>
        </w:r>
        <w:proofErr w:type="spellStart"/>
        <w:r w:rsidRPr="00830BDA">
          <w:rPr>
            <w:rFonts w:cstheme="minorHAnsi"/>
            <w:rPrChange w:id="196" w:author="JOAO PEDRO DE ALCANTARA LIMA" w:date="2025-05-01T13:29:00Z">
              <w:rPr/>
            </w:rPrChange>
          </w:rPr>
          <w:t>hθ</w:t>
        </w:r>
        <w:proofErr w:type="spellEnd"/>
        <w:r w:rsidRPr="00830BDA">
          <w:rPr>
            <w:rFonts w:cstheme="minorHAnsi"/>
            <w:rPrChange w:id="197" w:author="JOAO PEDRO DE ALCANTARA LIMA" w:date="2025-05-01T13:29:00Z">
              <w:rPr/>
            </w:rPrChange>
          </w:rPr>
          <w:t>(x⁽ⁱ⁾) - y⁽ⁱ⁾)².</w:t>
        </w:r>
      </w:ins>
    </w:p>
    <w:p w:rsidR="000A4A83" w:rsidRPr="00830BDA" w:rsidRDefault="000A4A83" w:rsidP="000A4A83">
      <w:pPr>
        <w:ind w:left="360"/>
        <w:jc w:val="both"/>
        <w:rPr>
          <w:ins w:id="198" w:author="JOAO PEDRO DE ALCANTARA LIMA" w:date="2025-05-01T13:07:00Z"/>
          <w:rFonts w:cstheme="minorHAnsi"/>
          <w:rPrChange w:id="199" w:author="JOAO PEDRO DE ALCANTARA LIMA" w:date="2025-05-01T13:29:00Z">
            <w:rPr>
              <w:ins w:id="200" w:author="JOAO PEDRO DE ALCANTARA LIMA" w:date="2025-05-01T13:07:00Z"/>
            </w:rPr>
          </w:rPrChange>
        </w:rPr>
      </w:pPr>
      <w:ins w:id="201" w:author="JOAO PEDRO DE ALCANTARA LIMA" w:date="2025-05-01T13:07:00Z">
        <w:r w:rsidRPr="00830BDA">
          <w:rPr>
            <w:rFonts w:cstheme="minorHAnsi"/>
            <w:rPrChange w:id="202" w:author="JOAO PEDRO DE ALCANTARA LIMA" w:date="2025-05-01T13:29:00Z">
              <w:rPr/>
            </w:rPrChange>
          </w:rPr>
          <w:t>2.2 Métodos de Otimização</w:t>
        </w:r>
      </w:ins>
    </w:p>
    <w:p w:rsidR="000A4A83" w:rsidRPr="00830BDA" w:rsidRDefault="000A4A83" w:rsidP="000A4A83">
      <w:pPr>
        <w:ind w:left="360"/>
        <w:jc w:val="both"/>
        <w:rPr>
          <w:ins w:id="203" w:author="JOAO PEDRO DE ALCANTARA LIMA" w:date="2025-05-01T13:07:00Z"/>
          <w:rFonts w:cstheme="minorHAnsi"/>
          <w:rPrChange w:id="204" w:author="JOAO PEDRO DE ALCANTARA LIMA" w:date="2025-05-01T13:29:00Z">
            <w:rPr>
              <w:ins w:id="205" w:author="JOAO PEDRO DE ALCANTARA LIMA" w:date="2025-05-01T13:07:00Z"/>
            </w:rPr>
          </w:rPrChange>
        </w:rPr>
      </w:pPr>
      <w:ins w:id="206" w:author="JOAO PEDRO DE ALCANTARA LIMA" w:date="2025-05-01T13:07:00Z">
        <w:r w:rsidRPr="00830BDA">
          <w:rPr>
            <w:rFonts w:cstheme="minorHAnsi"/>
            <w:rPrChange w:id="207" w:author="JOAO PEDRO DE ALCANTARA LIMA" w:date="2025-05-01T13:29:00Z">
              <w:rPr/>
            </w:rPrChange>
          </w:rPr>
          <w:t>Gradiente Descendente (GD): atualiza iterativamente os parâmetros θ segundo:</w:t>
        </w:r>
      </w:ins>
    </w:p>
    <w:p w:rsidR="000A4A83" w:rsidRPr="00830BDA" w:rsidRDefault="000A4A83" w:rsidP="000A4A83">
      <w:pPr>
        <w:ind w:left="360" w:firstLine="348"/>
        <w:jc w:val="both"/>
        <w:rPr>
          <w:ins w:id="208" w:author="JOAO PEDRO DE ALCANTARA LIMA" w:date="2025-05-01T13:07:00Z"/>
          <w:rFonts w:cstheme="minorHAnsi"/>
          <w:rPrChange w:id="209" w:author="JOAO PEDRO DE ALCANTARA LIMA" w:date="2025-05-01T13:29:00Z">
            <w:rPr>
              <w:ins w:id="210" w:author="JOAO PEDRO DE ALCANTARA LIMA" w:date="2025-05-01T13:07:00Z"/>
            </w:rPr>
          </w:rPrChange>
        </w:rPr>
        <w:pPrChange w:id="211" w:author="JOAO PEDRO DE ALCANTARA LIMA" w:date="2025-05-01T13:07:00Z">
          <w:pPr>
            <w:ind w:left="360"/>
            <w:jc w:val="both"/>
          </w:pPr>
        </w:pPrChange>
      </w:pPr>
      <w:proofErr w:type="spellStart"/>
      <w:proofErr w:type="gramStart"/>
      <w:ins w:id="212" w:author="JOAO PEDRO DE ALCANTARA LIMA" w:date="2025-05-01T13:07:00Z">
        <w:r w:rsidRPr="00830BDA">
          <w:rPr>
            <w:rFonts w:cstheme="minorHAnsi"/>
            <w:rPrChange w:id="213" w:author="JOAO PEDRO DE ALCANTARA LIMA" w:date="2025-05-01T13:29:00Z">
              <w:rPr/>
            </w:rPrChange>
          </w:rPr>
          <w:t>θ</w:t>
        </w:r>
        <w:proofErr w:type="gramEnd"/>
        <w:r w:rsidRPr="00830BDA">
          <w:rPr>
            <w:rFonts w:cstheme="minorHAnsi"/>
            <w:rPrChange w:id="214" w:author="JOAO PEDRO DE ALCANTARA LIMA" w:date="2025-05-01T13:29:00Z">
              <w:rPr/>
            </w:rPrChange>
          </w:rPr>
          <w:t>j</w:t>
        </w:r>
        <w:proofErr w:type="spellEnd"/>
        <w:r w:rsidRPr="00830BDA">
          <w:rPr>
            <w:rFonts w:cstheme="minorHAnsi"/>
            <w:rPrChange w:id="215" w:author="JOAO PEDRO DE ALCANTARA LIMA" w:date="2025-05-01T13:29:00Z">
              <w:rPr/>
            </w:rPrChange>
          </w:rPr>
          <w:t xml:space="preserve"> := </w:t>
        </w:r>
        <w:proofErr w:type="spellStart"/>
        <w:r w:rsidRPr="00830BDA">
          <w:rPr>
            <w:rFonts w:cstheme="minorHAnsi"/>
            <w:rPrChange w:id="216" w:author="JOAO PEDRO DE ALCANTARA LIMA" w:date="2025-05-01T13:29:00Z">
              <w:rPr/>
            </w:rPrChange>
          </w:rPr>
          <w:t>θj</w:t>
        </w:r>
        <w:proofErr w:type="spellEnd"/>
        <w:r w:rsidRPr="00830BDA">
          <w:rPr>
            <w:rFonts w:cstheme="minorHAnsi"/>
            <w:rPrChange w:id="217" w:author="JOAO PEDRO DE ALCANTARA LIMA" w:date="2025-05-01T13:29:00Z">
              <w:rPr/>
            </w:rPrChange>
          </w:rPr>
          <w:t xml:space="preserve"> - α * (1/m) * Σ(</w:t>
        </w:r>
        <w:proofErr w:type="spellStart"/>
        <w:r w:rsidRPr="00830BDA">
          <w:rPr>
            <w:rFonts w:cstheme="minorHAnsi"/>
            <w:rPrChange w:id="218" w:author="JOAO PEDRO DE ALCANTARA LIMA" w:date="2025-05-01T13:29:00Z">
              <w:rPr/>
            </w:rPrChange>
          </w:rPr>
          <w:t>hθ</w:t>
        </w:r>
        <w:proofErr w:type="spellEnd"/>
        <w:r w:rsidRPr="00830BDA">
          <w:rPr>
            <w:rFonts w:cstheme="minorHAnsi"/>
            <w:rPrChange w:id="219" w:author="JOAO PEDRO DE ALCANTARA LIMA" w:date="2025-05-01T13:29:00Z">
              <w:rPr/>
            </w:rPrChange>
          </w:rPr>
          <w:t xml:space="preserve">(x⁽ⁱ⁾) - y⁽ⁱ⁾) * </w:t>
        </w:r>
        <w:proofErr w:type="spellStart"/>
        <w:r w:rsidRPr="00830BDA">
          <w:rPr>
            <w:rFonts w:cstheme="minorHAnsi"/>
            <w:rPrChange w:id="220" w:author="JOAO PEDRO DE ALCANTARA LIMA" w:date="2025-05-01T13:29:00Z">
              <w:rPr/>
            </w:rPrChange>
          </w:rPr>
          <w:t>xj</w:t>
        </w:r>
        <w:proofErr w:type="spellEnd"/>
        <w:r w:rsidRPr="00830BDA">
          <w:rPr>
            <w:rFonts w:cstheme="minorHAnsi"/>
            <w:rPrChange w:id="221" w:author="JOAO PEDRO DE ALCANTARA LIMA" w:date="2025-05-01T13:29:00Z">
              <w:rPr/>
            </w:rPrChange>
          </w:rPr>
          <w:t>⁽ⁱ⁾</w:t>
        </w:r>
      </w:ins>
    </w:p>
    <w:p w:rsidR="000A4A83" w:rsidRPr="00830BDA" w:rsidRDefault="000A4A83" w:rsidP="000A4A83">
      <w:pPr>
        <w:ind w:left="360"/>
        <w:jc w:val="both"/>
        <w:rPr>
          <w:ins w:id="222" w:author="JOAO PEDRO DE ALCANTARA LIMA" w:date="2025-05-01T13:07:00Z"/>
          <w:rFonts w:cstheme="minorHAnsi"/>
          <w:rPrChange w:id="223" w:author="JOAO PEDRO DE ALCANTARA LIMA" w:date="2025-05-01T13:29:00Z">
            <w:rPr>
              <w:ins w:id="224" w:author="JOAO PEDRO DE ALCANTARA LIMA" w:date="2025-05-01T13:07:00Z"/>
            </w:rPr>
          </w:rPrChange>
        </w:rPr>
      </w:pPr>
      <w:ins w:id="225" w:author="JOAO PEDRO DE ALCANTARA LIMA" w:date="2025-05-01T13:07:00Z">
        <w:r w:rsidRPr="00830BDA">
          <w:rPr>
            <w:rFonts w:cstheme="minorHAnsi"/>
            <w:rPrChange w:id="226" w:author="JOAO PEDRO DE ALCANTARA LIMA" w:date="2025-05-01T13:29:00Z">
              <w:rPr/>
            </w:rPrChange>
          </w:rPr>
          <w:t>Equação Normal (NE): fornece solução direta para θ:</w:t>
        </w:r>
      </w:ins>
    </w:p>
    <w:p w:rsidR="000A4A83" w:rsidRPr="00830BDA" w:rsidRDefault="000A4A83" w:rsidP="000A4A83">
      <w:pPr>
        <w:ind w:left="360" w:firstLine="348"/>
        <w:jc w:val="both"/>
        <w:rPr>
          <w:ins w:id="227" w:author="JOAO PEDRO DE ALCANTARA LIMA" w:date="2025-05-01T13:07:00Z"/>
          <w:rFonts w:cstheme="minorHAnsi"/>
          <w:rPrChange w:id="228" w:author="JOAO PEDRO DE ALCANTARA LIMA" w:date="2025-05-01T13:29:00Z">
            <w:rPr>
              <w:ins w:id="229" w:author="JOAO PEDRO DE ALCANTARA LIMA" w:date="2025-05-01T13:07:00Z"/>
            </w:rPr>
          </w:rPrChange>
        </w:rPr>
        <w:pPrChange w:id="230" w:author="JOAO PEDRO DE ALCANTARA LIMA" w:date="2025-05-01T13:07:00Z">
          <w:pPr>
            <w:ind w:left="360"/>
            <w:jc w:val="both"/>
          </w:pPr>
        </w:pPrChange>
      </w:pPr>
      <w:proofErr w:type="gramStart"/>
      <w:ins w:id="231" w:author="JOAO PEDRO DE ALCANTARA LIMA" w:date="2025-05-01T13:07:00Z">
        <w:r w:rsidRPr="00830BDA">
          <w:rPr>
            <w:rFonts w:cstheme="minorHAnsi"/>
            <w:rPrChange w:id="232" w:author="JOAO PEDRO DE ALCANTARA LIMA" w:date="2025-05-01T13:29:00Z">
              <w:rPr/>
            </w:rPrChange>
          </w:rPr>
          <w:t>θ</w:t>
        </w:r>
        <w:proofErr w:type="gramEnd"/>
        <w:r w:rsidRPr="00830BDA">
          <w:rPr>
            <w:rFonts w:cstheme="minorHAnsi"/>
            <w:rPrChange w:id="233" w:author="JOAO PEDRO DE ALCANTARA LIMA" w:date="2025-05-01T13:29:00Z">
              <w:rPr/>
            </w:rPrChange>
          </w:rPr>
          <w:t xml:space="preserve"> = (XᵀX)⁻¹Xᵀy</w:t>
        </w:r>
      </w:ins>
    </w:p>
    <w:p w:rsidR="000A4A83" w:rsidRPr="00830BDA" w:rsidRDefault="000A4A83" w:rsidP="000A4A83">
      <w:pPr>
        <w:ind w:left="360"/>
        <w:jc w:val="both"/>
        <w:rPr>
          <w:ins w:id="234" w:author="JOAO PEDRO DE ALCANTARA LIMA" w:date="2025-05-01T13:07:00Z"/>
          <w:rFonts w:cstheme="minorHAnsi"/>
          <w:rPrChange w:id="235" w:author="JOAO PEDRO DE ALCANTARA LIMA" w:date="2025-05-01T13:29:00Z">
            <w:rPr>
              <w:ins w:id="236" w:author="JOAO PEDRO DE ALCANTARA LIMA" w:date="2025-05-01T13:07:00Z"/>
            </w:rPr>
          </w:rPrChange>
        </w:rPr>
      </w:pPr>
      <w:ins w:id="237" w:author="JOAO PEDRO DE ALCANTARA LIMA" w:date="2025-05-01T13:07:00Z">
        <w:r w:rsidRPr="00830BDA">
          <w:rPr>
            <w:rFonts w:cstheme="minorHAnsi"/>
            <w:rPrChange w:id="238" w:author="JOAO PEDRO DE ALCANTARA LIMA" w:date="2025-05-01T13:29:00Z">
              <w:rPr/>
            </w:rPrChange>
          </w:rPr>
          <w:t>2.3 Estratégias de Normalização</w:t>
        </w:r>
      </w:ins>
    </w:p>
    <w:p w:rsidR="000A4A83" w:rsidRPr="00830BDA" w:rsidRDefault="000A4A83" w:rsidP="000A4A83">
      <w:pPr>
        <w:ind w:left="360"/>
        <w:jc w:val="both"/>
        <w:rPr>
          <w:ins w:id="239" w:author="JOAO PEDRO DE ALCANTARA LIMA" w:date="2025-05-01T13:07:00Z"/>
          <w:rFonts w:cstheme="minorHAnsi"/>
        </w:rPr>
      </w:pPr>
      <w:ins w:id="240" w:author="JOAO PEDRO DE ALCANTARA LIMA" w:date="2025-05-01T13:07:00Z">
        <w:r w:rsidRPr="00830BDA">
          <w:rPr>
            <w:rFonts w:cstheme="minorHAnsi"/>
            <w:rPrChange w:id="241" w:author="JOAO PEDRO DE ALCANTARA LIMA" w:date="2025-05-01T13:29:00Z">
              <w:rPr/>
            </w:rPrChange>
          </w:rPr>
          <w:t xml:space="preserve">Foram testadas </w:t>
        </w:r>
      </w:ins>
      <w:ins w:id="242" w:author="JOAO PEDRO DE ALCANTARA LIMA" w:date="2025-05-01T13:30:00Z">
        <w:r w:rsidR="00830BDA">
          <w:rPr>
            <w:rFonts w:cstheme="minorHAnsi"/>
          </w:rPr>
          <w:t>duas</w:t>
        </w:r>
      </w:ins>
      <w:ins w:id="243" w:author="JOAO PEDRO DE ALCANTARA LIMA" w:date="2025-05-01T13:07:00Z">
        <w:r w:rsidRPr="00830BDA">
          <w:rPr>
            <w:rFonts w:cstheme="minorHAnsi"/>
          </w:rPr>
          <w:t xml:space="preserve"> estratégias: </w:t>
        </w:r>
        <w:bookmarkStart w:id="244" w:name="_GoBack"/>
        <w:bookmarkEnd w:id="244"/>
        <w:r w:rsidRPr="00830BDA">
          <w:rPr>
            <w:rFonts w:cstheme="minorHAnsi"/>
          </w:rPr>
          <w:t>Z-score e Min-Max. A normalização Z-score é dada por:</w:t>
        </w:r>
      </w:ins>
    </w:p>
    <w:p w:rsidR="000A4A83" w:rsidRPr="00830BDA" w:rsidRDefault="000A4A83" w:rsidP="000A4A83">
      <w:pPr>
        <w:ind w:left="360" w:firstLine="348"/>
        <w:jc w:val="both"/>
        <w:rPr>
          <w:ins w:id="245" w:author="JOAO PEDRO DE ALCANTARA LIMA" w:date="2025-05-01T13:07:00Z"/>
          <w:rFonts w:cstheme="minorHAnsi"/>
        </w:rPr>
        <w:pPrChange w:id="246" w:author="JOAO PEDRO DE ALCANTARA LIMA" w:date="2025-05-01T13:07:00Z">
          <w:pPr>
            <w:ind w:left="360"/>
            <w:jc w:val="both"/>
          </w:pPr>
        </w:pPrChange>
      </w:pPr>
      <w:proofErr w:type="spellStart"/>
      <w:proofErr w:type="gramStart"/>
      <w:ins w:id="247" w:author="JOAO PEDRO DE ALCANTARA LIMA" w:date="2025-05-01T13:07:00Z">
        <w:r w:rsidRPr="00830BDA">
          <w:rPr>
            <w:rFonts w:cstheme="minorHAnsi"/>
          </w:rPr>
          <w:t>x</w:t>
        </w:r>
        <w:proofErr w:type="gramEnd"/>
        <w:r w:rsidRPr="00830BDA">
          <w:rPr>
            <w:rFonts w:cstheme="minorHAnsi"/>
          </w:rPr>
          <w:t>_norm</w:t>
        </w:r>
        <w:proofErr w:type="spellEnd"/>
        <w:r w:rsidRPr="00830BDA">
          <w:rPr>
            <w:rFonts w:cstheme="minorHAnsi"/>
          </w:rPr>
          <w:t xml:space="preserve"> = (x - μ) / σ</w:t>
        </w:r>
      </w:ins>
    </w:p>
    <w:p w:rsidR="000A4A83" w:rsidRPr="00830BDA" w:rsidRDefault="000A4A83" w:rsidP="000A4A83">
      <w:pPr>
        <w:ind w:left="360"/>
        <w:jc w:val="both"/>
        <w:rPr>
          <w:ins w:id="248" w:author="JOAO PEDRO DE ALCANTARA LIMA" w:date="2025-05-01T13:07:00Z"/>
          <w:rFonts w:cstheme="minorHAnsi"/>
          <w:rPrChange w:id="249" w:author="JOAO PEDRO DE ALCANTARA LIMA" w:date="2025-05-01T13:29:00Z">
            <w:rPr>
              <w:ins w:id="250" w:author="JOAO PEDRO DE ALCANTARA LIMA" w:date="2025-05-01T13:07:00Z"/>
            </w:rPr>
          </w:rPrChange>
        </w:rPr>
      </w:pPr>
      <w:ins w:id="251" w:author="JOAO PEDRO DE ALCANTARA LIMA" w:date="2025-05-01T13:07:00Z">
        <w:r w:rsidRPr="00830BDA">
          <w:rPr>
            <w:rFonts w:cstheme="minorHAnsi"/>
            <w:rPrChange w:id="252" w:author="JOAO PEDRO DE ALCANTARA LIMA" w:date="2025-05-01T13:29:00Z">
              <w:rPr/>
            </w:rPrChange>
          </w:rPr>
          <w:t>A normalização Min-Max é dada por:</w:t>
        </w:r>
      </w:ins>
    </w:p>
    <w:p w:rsidR="00EB44F7" w:rsidRPr="00830BDA" w:rsidRDefault="000A4A83" w:rsidP="000A4A83">
      <w:pPr>
        <w:ind w:left="360" w:firstLine="348"/>
        <w:jc w:val="both"/>
        <w:rPr>
          <w:ins w:id="253" w:author="JOAO PEDRO DE ALCANTARA LIMA" w:date="2025-05-01T13:00:00Z"/>
          <w:rFonts w:cstheme="minorHAnsi"/>
          <w:rPrChange w:id="254" w:author="JOAO PEDRO DE ALCANTARA LIMA" w:date="2025-05-01T13:29:00Z">
            <w:rPr>
              <w:ins w:id="255" w:author="JOAO PEDRO DE ALCANTARA LIMA" w:date="2025-05-01T13:00:00Z"/>
            </w:rPr>
          </w:rPrChange>
        </w:rPr>
        <w:pPrChange w:id="256" w:author="JOAO PEDRO DE ALCANTARA LIMA" w:date="2025-05-01T13:07:00Z">
          <w:pPr>
            <w:jc w:val="both"/>
          </w:pPr>
        </w:pPrChange>
      </w:pPr>
      <w:proofErr w:type="spellStart"/>
      <w:proofErr w:type="gramStart"/>
      <w:ins w:id="257" w:author="JOAO PEDRO DE ALCANTARA LIMA" w:date="2025-05-01T13:07:00Z">
        <w:r w:rsidRPr="00830BDA">
          <w:rPr>
            <w:rFonts w:cstheme="minorHAnsi"/>
            <w:rPrChange w:id="258" w:author="JOAO PEDRO DE ALCANTARA LIMA" w:date="2025-05-01T13:29:00Z">
              <w:rPr/>
            </w:rPrChange>
          </w:rPr>
          <w:t>x</w:t>
        </w:r>
        <w:proofErr w:type="gramEnd"/>
        <w:r w:rsidRPr="00830BDA">
          <w:rPr>
            <w:rFonts w:cstheme="minorHAnsi"/>
            <w:rPrChange w:id="259" w:author="JOAO PEDRO DE ALCANTARA LIMA" w:date="2025-05-01T13:29:00Z">
              <w:rPr/>
            </w:rPrChange>
          </w:rPr>
          <w:t>_norm</w:t>
        </w:r>
        <w:proofErr w:type="spellEnd"/>
        <w:r w:rsidRPr="00830BDA">
          <w:rPr>
            <w:rFonts w:cstheme="minorHAnsi"/>
            <w:rPrChange w:id="260" w:author="JOAO PEDRO DE ALCANTARA LIMA" w:date="2025-05-01T13:29:00Z">
              <w:rPr/>
            </w:rPrChange>
          </w:rPr>
          <w:t xml:space="preserve"> = (x - min) / (</w:t>
        </w:r>
        <w:proofErr w:type="spellStart"/>
        <w:r w:rsidRPr="00830BDA">
          <w:rPr>
            <w:rFonts w:cstheme="minorHAnsi"/>
            <w:rPrChange w:id="261" w:author="JOAO PEDRO DE ALCANTARA LIMA" w:date="2025-05-01T13:29:00Z">
              <w:rPr/>
            </w:rPrChange>
          </w:rPr>
          <w:t>max</w:t>
        </w:r>
        <w:proofErr w:type="spellEnd"/>
        <w:r w:rsidRPr="00830BDA">
          <w:rPr>
            <w:rFonts w:cstheme="minorHAnsi"/>
            <w:rPrChange w:id="262" w:author="JOAO PEDRO DE ALCANTARA LIMA" w:date="2025-05-01T13:29:00Z">
              <w:rPr/>
            </w:rPrChange>
          </w:rPr>
          <w:t xml:space="preserve"> - min)</w:t>
        </w:r>
      </w:ins>
    </w:p>
    <w:p w:rsidR="00E23C89" w:rsidRPr="00830BDA" w:rsidRDefault="00E23C89" w:rsidP="00E23C89">
      <w:pPr>
        <w:ind w:left="360"/>
        <w:jc w:val="both"/>
        <w:rPr>
          <w:ins w:id="263" w:author="JOAO PEDRO DE ALCANTARA LIMA" w:date="2025-05-01T13:25:00Z"/>
          <w:rFonts w:cstheme="minorHAnsi"/>
          <w:rPrChange w:id="264" w:author="JOAO PEDRO DE ALCANTARA LIMA" w:date="2025-05-01T13:29:00Z">
            <w:rPr>
              <w:ins w:id="265" w:author="JOAO PEDRO DE ALCANTARA LIMA" w:date="2025-05-01T13:25:00Z"/>
            </w:rPr>
          </w:rPrChange>
        </w:rPr>
      </w:pPr>
    </w:p>
    <w:p w:rsidR="00120682" w:rsidRPr="00830BDA" w:rsidRDefault="00120682" w:rsidP="00E23C89">
      <w:pPr>
        <w:ind w:left="360"/>
        <w:jc w:val="both"/>
        <w:rPr>
          <w:ins w:id="266" w:author="JOAO PEDRO DE ALCANTARA LIMA" w:date="2025-05-01T13:14:00Z"/>
          <w:rFonts w:cstheme="minorHAnsi"/>
          <w:rPrChange w:id="267" w:author="JOAO PEDRO DE ALCANTARA LIMA" w:date="2025-05-01T13:29:00Z">
            <w:rPr>
              <w:ins w:id="268" w:author="JOAO PEDRO DE ALCANTARA LIMA" w:date="2025-05-01T13:14:00Z"/>
            </w:rPr>
          </w:rPrChange>
        </w:rPr>
      </w:pPr>
    </w:p>
    <w:p w:rsidR="00C74378" w:rsidRPr="00830BDA" w:rsidRDefault="00C74378" w:rsidP="00C74378">
      <w:pPr>
        <w:pStyle w:val="PargrafodaLista"/>
        <w:numPr>
          <w:ilvl w:val="0"/>
          <w:numId w:val="1"/>
        </w:numPr>
        <w:jc w:val="both"/>
        <w:rPr>
          <w:ins w:id="269" w:author="JOAO PEDRO DE ALCANTARA LIMA" w:date="2025-05-01T13:15:00Z"/>
          <w:rFonts w:cstheme="minorHAnsi"/>
          <w:rPrChange w:id="270" w:author="JOAO PEDRO DE ALCANTARA LIMA" w:date="2025-05-01T13:29:00Z">
            <w:rPr>
              <w:ins w:id="271" w:author="JOAO PEDRO DE ALCANTARA LIMA" w:date="2025-05-01T13:15:00Z"/>
            </w:rPr>
          </w:rPrChange>
        </w:rPr>
        <w:pPrChange w:id="272" w:author="JOAO PEDRO DE ALCANTARA LIMA" w:date="2025-05-01T13:14:00Z">
          <w:pPr>
            <w:jc w:val="both"/>
          </w:pPr>
        </w:pPrChange>
      </w:pPr>
      <w:ins w:id="273" w:author="JOAO PEDRO DE ALCANTARA LIMA" w:date="2025-05-01T13:14:00Z">
        <w:r w:rsidRPr="00830BDA">
          <w:rPr>
            <w:rFonts w:cstheme="minorHAnsi"/>
            <w:rPrChange w:id="274" w:author="JOAO PEDRO DE ALCANTARA LIMA" w:date="2025-05-01T13:29:00Z">
              <w:rPr/>
            </w:rPrChange>
          </w:rPr>
          <w:lastRenderedPageBreak/>
          <w:t>Resultados</w:t>
        </w:r>
      </w:ins>
      <w:ins w:id="275" w:author="JOAO PEDRO DE ALCANTARA LIMA" w:date="2025-05-01T13:15:00Z">
        <w:r w:rsidRPr="00830BDA">
          <w:rPr>
            <w:rFonts w:cstheme="minorHAnsi"/>
            <w:rPrChange w:id="276" w:author="JOAO PEDRO DE ALCANTARA LIMA" w:date="2025-05-01T13:29:00Z">
              <w:rPr/>
            </w:rPrChange>
          </w:rPr>
          <w:t xml:space="preserve"> e discussões</w:t>
        </w:r>
      </w:ins>
    </w:p>
    <w:p w:rsidR="00C74378" w:rsidRPr="00830BDA" w:rsidRDefault="00C74378" w:rsidP="00C74378">
      <w:pPr>
        <w:ind w:left="360"/>
        <w:jc w:val="both"/>
        <w:rPr>
          <w:ins w:id="277" w:author="JOAO PEDRO DE ALCANTARA LIMA" w:date="2025-05-01T13:16:00Z"/>
          <w:rFonts w:cstheme="minorHAnsi"/>
          <w:bCs/>
          <w:lang w:val="en-US"/>
          <w:rPrChange w:id="278" w:author="JOAO PEDRO DE ALCANTARA LIMA" w:date="2025-05-01T13:29:00Z">
            <w:rPr>
              <w:ins w:id="279" w:author="JOAO PEDRO DE ALCANTARA LIMA" w:date="2025-05-01T13:16:00Z"/>
              <w:b/>
              <w:bCs/>
              <w:lang w:val="en-US"/>
            </w:rPr>
          </w:rPrChange>
        </w:rPr>
      </w:pPr>
      <w:proofErr w:type="spellStart"/>
      <w:ins w:id="280" w:author="JOAO PEDRO DE ALCANTARA LIMA" w:date="2025-05-01T13:16:00Z">
        <w:r w:rsidRPr="00830BDA">
          <w:rPr>
            <w:rFonts w:cstheme="minorHAnsi"/>
            <w:bCs/>
            <w:lang w:val="en-US"/>
            <w:rPrChange w:id="281" w:author="JOAO PEDRO DE ALCANTARA LIMA" w:date="2025-05-01T13:29:00Z">
              <w:rPr>
                <w:b/>
                <w:bCs/>
                <w:lang w:val="en-US"/>
              </w:rPr>
            </w:rPrChange>
          </w:rPr>
          <w:t>Ajuste</w:t>
        </w:r>
        <w:proofErr w:type="spellEnd"/>
        <w:r w:rsidRPr="00830BDA">
          <w:rPr>
            <w:rFonts w:cstheme="minorHAnsi"/>
            <w:bCs/>
            <w:lang w:val="en-US"/>
            <w:rPrChange w:id="282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da </w:t>
        </w:r>
        <w:proofErr w:type="spellStart"/>
        <w:r w:rsidRPr="00830BDA">
          <w:rPr>
            <w:rFonts w:cstheme="minorHAnsi"/>
            <w:bCs/>
            <w:lang w:val="en-US"/>
            <w:rPrChange w:id="283" w:author="JOAO PEDRO DE ALCANTARA LIMA" w:date="2025-05-01T13:29:00Z">
              <w:rPr>
                <w:b/>
                <w:bCs/>
                <w:lang w:val="en-US"/>
              </w:rPr>
            </w:rPrChange>
          </w:rPr>
          <w:t>Regressão</w:t>
        </w:r>
        <w:proofErr w:type="spellEnd"/>
        <w:r w:rsidRPr="00830BDA">
          <w:rPr>
            <w:rFonts w:cstheme="minorHAnsi"/>
            <w:bCs/>
            <w:lang w:val="en-US"/>
            <w:rPrChange w:id="284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Linear </w:t>
        </w:r>
        <w:proofErr w:type="spellStart"/>
        <w:r w:rsidRPr="00830BDA">
          <w:rPr>
            <w:rFonts w:cstheme="minorHAnsi"/>
            <w:bCs/>
            <w:lang w:val="en-US"/>
            <w:rPrChange w:id="285" w:author="JOAO PEDRO DE ALCANTARA LIMA" w:date="2025-05-01T13:29:00Z">
              <w:rPr>
                <w:b/>
                <w:bCs/>
                <w:lang w:val="en-US"/>
              </w:rPr>
            </w:rPrChange>
          </w:rPr>
          <w:t>Multivariada</w:t>
        </w:r>
        <w:proofErr w:type="spellEnd"/>
      </w:ins>
    </w:p>
    <w:p w:rsidR="00C74378" w:rsidRPr="00830BDA" w:rsidRDefault="00C74378" w:rsidP="00C74378">
      <w:pPr>
        <w:ind w:left="360"/>
        <w:jc w:val="both"/>
        <w:rPr>
          <w:ins w:id="286" w:author="JOAO PEDRO DE ALCANTARA LIMA" w:date="2025-05-01T13:16:00Z"/>
          <w:rFonts w:cstheme="minorHAnsi"/>
          <w:lang w:val="en-US"/>
        </w:rPr>
      </w:pPr>
      <w:ins w:id="287" w:author="JOAO PEDRO DE ALCANTARA LIMA" w:date="2025-05-01T13:16:00Z">
        <w:r w:rsidRPr="00830BDA">
          <w:rPr>
            <w:rFonts w:cstheme="minorHAnsi"/>
          </w:rPr>
          <w:drawing>
            <wp:inline distT="0" distB="0" distL="0" distR="0">
              <wp:extent cx="5032375" cy="3591560"/>
              <wp:effectExtent l="0" t="0" r="0" b="8890"/>
              <wp:docPr id="3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032375" cy="3591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C74378" w:rsidRPr="00830BDA" w:rsidRDefault="00C74378" w:rsidP="00C74378">
      <w:pPr>
        <w:ind w:left="360"/>
        <w:jc w:val="both"/>
        <w:rPr>
          <w:ins w:id="288" w:author="JOAO PEDRO DE ALCANTARA LIMA" w:date="2025-05-01T13:18:00Z"/>
          <w:rFonts w:cstheme="minorHAnsi"/>
          <w:b/>
          <w:bCs/>
          <w:lang w:val="en-US"/>
          <w:rPrChange w:id="289" w:author="JOAO PEDRO DE ALCANTARA LIMA" w:date="2025-05-01T13:29:00Z">
            <w:rPr>
              <w:ins w:id="290" w:author="JOAO PEDRO DE ALCANTARA LIMA" w:date="2025-05-01T13:18:00Z"/>
              <w:rFonts w:cstheme="minorHAnsi"/>
              <w:b/>
              <w:bCs/>
              <w:lang w:val="en-US"/>
            </w:rPr>
          </w:rPrChange>
        </w:rPr>
      </w:pPr>
      <w:proofErr w:type="spellStart"/>
      <w:ins w:id="291" w:author="JOAO PEDRO DE ALCANTARA LIMA" w:date="2025-05-01T13:16:00Z">
        <w:r w:rsidRPr="00830BDA">
          <w:rPr>
            <w:rFonts w:cstheme="minorHAnsi"/>
            <w:b/>
            <w:bCs/>
            <w:lang w:val="en-US"/>
            <w:rPrChange w:id="292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>Figura</w:t>
        </w:r>
        <w:proofErr w:type="spellEnd"/>
        <w:r w:rsidRPr="00830BDA">
          <w:rPr>
            <w:rFonts w:cstheme="minorHAnsi"/>
            <w:b/>
            <w:bCs/>
            <w:lang w:val="en-US"/>
            <w:rPrChange w:id="293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 xml:space="preserve"> - </w:t>
        </w:r>
        <w:proofErr w:type="spellStart"/>
        <w:r w:rsidRPr="00830BDA">
          <w:rPr>
            <w:rFonts w:cstheme="minorHAnsi"/>
            <w:b/>
            <w:bCs/>
            <w:lang w:val="en-US"/>
            <w:rPrChange w:id="294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>Ajuste</w:t>
        </w:r>
        <w:proofErr w:type="spellEnd"/>
        <w:r w:rsidRPr="00830BDA">
          <w:rPr>
            <w:rFonts w:cstheme="minorHAnsi"/>
            <w:b/>
            <w:bCs/>
            <w:lang w:val="en-US"/>
            <w:rPrChange w:id="295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 xml:space="preserve"> da </w:t>
        </w:r>
        <w:proofErr w:type="spellStart"/>
        <w:r w:rsidRPr="00830BDA">
          <w:rPr>
            <w:rFonts w:cstheme="minorHAnsi"/>
            <w:b/>
            <w:bCs/>
            <w:lang w:val="en-US"/>
            <w:rPrChange w:id="296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>reta</w:t>
        </w:r>
        <w:proofErr w:type="spellEnd"/>
        <w:r w:rsidRPr="00830BDA">
          <w:rPr>
            <w:rFonts w:cstheme="minorHAnsi"/>
            <w:b/>
            <w:bCs/>
            <w:lang w:val="en-US"/>
            <w:rPrChange w:id="297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/>
            <w:bCs/>
            <w:lang w:val="en-US"/>
            <w:rPrChange w:id="298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>multivariada</w:t>
        </w:r>
        <w:proofErr w:type="spellEnd"/>
        <w:r w:rsidRPr="00830BDA">
          <w:rPr>
            <w:rFonts w:cstheme="minorHAnsi"/>
            <w:b/>
            <w:bCs/>
            <w:lang w:val="en-US"/>
            <w:rPrChange w:id="299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/>
            <w:bCs/>
            <w:lang w:val="en-US"/>
            <w:rPrChange w:id="300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>aos</w:t>
        </w:r>
        <w:proofErr w:type="spellEnd"/>
        <w:r w:rsidRPr="00830BDA">
          <w:rPr>
            <w:rFonts w:cstheme="minorHAnsi"/>
            <w:b/>
            <w:bCs/>
            <w:lang w:val="en-US"/>
            <w:rPrChange w:id="301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 xml:space="preserve"> dados </w:t>
        </w:r>
        <w:proofErr w:type="spellStart"/>
        <w:r w:rsidRPr="00830BDA">
          <w:rPr>
            <w:rFonts w:cstheme="minorHAnsi"/>
            <w:b/>
            <w:bCs/>
            <w:lang w:val="en-US"/>
            <w:rPrChange w:id="302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>normalizados</w:t>
        </w:r>
        <w:proofErr w:type="spellEnd"/>
        <w:r w:rsidRPr="00830BDA">
          <w:rPr>
            <w:rFonts w:cstheme="minorHAnsi"/>
            <w:b/>
            <w:bCs/>
            <w:lang w:val="en-US"/>
            <w:rPrChange w:id="303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 xml:space="preserve">, </w:t>
        </w:r>
        <w:proofErr w:type="spellStart"/>
        <w:r w:rsidRPr="00830BDA">
          <w:rPr>
            <w:rFonts w:cstheme="minorHAnsi"/>
            <w:b/>
            <w:bCs/>
            <w:lang w:val="en-US"/>
            <w:rPrChange w:id="304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>ilustrando</w:t>
        </w:r>
        <w:proofErr w:type="spellEnd"/>
        <w:r w:rsidRPr="00830BDA">
          <w:rPr>
            <w:rFonts w:cstheme="minorHAnsi"/>
            <w:b/>
            <w:bCs/>
            <w:lang w:val="en-US"/>
            <w:rPrChange w:id="305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 xml:space="preserve"> a </w:t>
        </w:r>
        <w:proofErr w:type="spellStart"/>
        <w:r w:rsidRPr="00830BDA">
          <w:rPr>
            <w:rFonts w:cstheme="minorHAnsi"/>
            <w:b/>
            <w:bCs/>
            <w:lang w:val="en-US"/>
            <w:rPrChange w:id="306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>capacidade</w:t>
        </w:r>
        <w:proofErr w:type="spellEnd"/>
        <w:r w:rsidRPr="00830BDA">
          <w:rPr>
            <w:rFonts w:cstheme="minorHAnsi"/>
            <w:b/>
            <w:bCs/>
            <w:lang w:val="en-US"/>
            <w:rPrChange w:id="307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 xml:space="preserve"> do </w:t>
        </w:r>
        <w:proofErr w:type="spellStart"/>
        <w:r w:rsidRPr="00830BDA">
          <w:rPr>
            <w:rFonts w:cstheme="minorHAnsi"/>
            <w:b/>
            <w:bCs/>
            <w:lang w:val="en-US"/>
            <w:rPrChange w:id="308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>modelo</w:t>
        </w:r>
        <w:proofErr w:type="spellEnd"/>
        <w:r w:rsidRPr="00830BDA">
          <w:rPr>
            <w:rFonts w:cstheme="minorHAnsi"/>
            <w:b/>
            <w:bCs/>
            <w:lang w:val="en-US"/>
            <w:rPrChange w:id="309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/>
            <w:bCs/>
            <w:lang w:val="en-US"/>
            <w:rPrChange w:id="310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>em</w:t>
        </w:r>
        <w:proofErr w:type="spellEnd"/>
        <w:r w:rsidRPr="00830BDA">
          <w:rPr>
            <w:rFonts w:cstheme="minorHAnsi"/>
            <w:b/>
            <w:bCs/>
            <w:lang w:val="en-US"/>
            <w:rPrChange w:id="311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/>
            <w:bCs/>
            <w:lang w:val="en-US"/>
            <w:rPrChange w:id="312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>capturar</w:t>
        </w:r>
        <w:proofErr w:type="spellEnd"/>
        <w:r w:rsidRPr="00830BDA">
          <w:rPr>
            <w:rFonts w:cstheme="minorHAnsi"/>
            <w:b/>
            <w:bCs/>
            <w:lang w:val="en-US"/>
            <w:rPrChange w:id="313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/>
            <w:bCs/>
            <w:lang w:val="en-US"/>
            <w:rPrChange w:id="314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>tendências</w:t>
        </w:r>
        <w:proofErr w:type="spellEnd"/>
        <w:r w:rsidRPr="00830BDA">
          <w:rPr>
            <w:rFonts w:cstheme="minorHAnsi"/>
            <w:b/>
            <w:bCs/>
            <w:lang w:val="en-US"/>
            <w:rPrChange w:id="315" w:author="JOAO PEDRO DE ALCANTARA LIMA" w:date="2025-05-01T13:29:00Z">
              <w:rPr>
                <w:rFonts w:cstheme="minorHAnsi"/>
                <w:b/>
                <w:bCs/>
                <w:lang w:val="en-US"/>
              </w:rPr>
            </w:rPrChange>
          </w:rPr>
          <w:t>.</w:t>
        </w:r>
      </w:ins>
    </w:p>
    <w:p w:rsidR="00C44D0D" w:rsidRPr="00830BDA" w:rsidRDefault="00C44D0D" w:rsidP="00C44D0D">
      <w:pPr>
        <w:ind w:left="360"/>
        <w:rPr>
          <w:ins w:id="316" w:author="JOAO PEDRO DE ALCANTARA LIMA" w:date="2025-05-01T13:18:00Z"/>
          <w:rFonts w:cstheme="minorHAnsi"/>
          <w:bCs/>
          <w:lang w:val="en-US"/>
          <w:rPrChange w:id="317" w:author="JOAO PEDRO DE ALCANTARA LIMA" w:date="2025-05-01T13:29:00Z">
            <w:rPr>
              <w:ins w:id="318" w:author="JOAO PEDRO DE ALCANTARA LIMA" w:date="2025-05-01T13:18:00Z"/>
              <w:b/>
              <w:bCs/>
              <w:lang w:val="en-US"/>
            </w:rPr>
          </w:rPrChange>
        </w:rPr>
        <w:pPrChange w:id="319" w:author="JOAO PEDRO DE ALCANTARA LIMA" w:date="2025-05-01T13:18:00Z">
          <w:pPr/>
        </w:pPrChange>
      </w:pPr>
      <w:ins w:id="320" w:author="JOAO PEDRO DE ALCANTARA LIMA" w:date="2025-05-01T13:18:00Z">
        <w:r w:rsidRPr="00830BDA">
          <w:rPr>
            <w:rFonts w:cstheme="minorHAnsi"/>
            <w:bCs/>
            <w:lang w:val="en-US"/>
            <w:rPrChange w:id="321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A </w:t>
        </w:r>
        <w:proofErr w:type="spellStart"/>
        <w:r w:rsidRPr="00830BDA">
          <w:rPr>
            <w:rFonts w:cstheme="minorHAnsi"/>
            <w:bCs/>
            <w:lang w:val="en-US"/>
            <w:rPrChange w:id="322" w:author="JOAO PEDRO DE ALCANTARA LIMA" w:date="2025-05-01T13:29:00Z">
              <w:rPr>
                <w:b/>
                <w:bCs/>
                <w:lang w:val="en-US"/>
              </w:rPr>
            </w:rPrChange>
          </w:rPr>
          <w:t>Figura</w:t>
        </w:r>
        <w:proofErr w:type="spellEnd"/>
        <w:r w:rsidRPr="00830BDA">
          <w:rPr>
            <w:rFonts w:cstheme="minorHAnsi"/>
            <w:bCs/>
            <w:lang w:val="en-US"/>
            <w:rPrChange w:id="323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324" w:author="JOAO PEDRO DE ALCANTARA LIMA" w:date="2025-05-01T13:29:00Z">
              <w:rPr>
                <w:b/>
                <w:bCs/>
                <w:lang w:val="en-US"/>
              </w:rPr>
            </w:rPrChange>
          </w:rPr>
          <w:t>apresenta</w:t>
        </w:r>
        <w:proofErr w:type="spellEnd"/>
        <w:r w:rsidRPr="00830BDA">
          <w:rPr>
            <w:rFonts w:cstheme="minorHAnsi"/>
            <w:bCs/>
            <w:lang w:val="en-US"/>
            <w:rPrChange w:id="325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o </w:t>
        </w:r>
        <w:proofErr w:type="spellStart"/>
        <w:r w:rsidRPr="00830BDA">
          <w:rPr>
            <w:rFonts w:cstheme="minorHAnsi"/>
            <w:bCs/>
            <w:lang w:val="en-US"/>
            <w:rPrChange w:id="326" w:author="JOAO PEDRO DE ALCANTARA LIMA" w:date="2025-05-01T13:29:00Z">
              <w:rPr>
                <w:b/>
                <w:bCs/>
                <w:lang w:val="en-US"/>
              </w:rPr>
            </w:rPrChange>
          </w:rPr>
          <w:t>ajuste</w:t>
        </w:r>
        <w:proofErr w:type="spellEnd"/>
        <w:r w:rsidRPr="00830BDA">
          <w:rPr>
            <w:rFonts w:cstheme="minorHAnsi"/>
            <w:bCs/>
            <w:lang w:val="en-US"/>
            <w:rPrChange w:id="327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da </w:t>
        </w:r>
        <w:proofErr w:type="spellStart"/>
        <w:r w:rsidRPr="00830BDA">
          <w:rPr>
            <w:rFonts w:cstheme="minorHAnsi"/>
            <w:bCs/>
            <w:lang w:val="en-US"/>
            <w:rPrChange w:id="328" w:author="JOAO PEDRO DE ALCANTARA LIMA" w:date="2025-05-01T13:29:00Z">
              <w:rPr>
                <w:b/>
                <w:bCs/>
                <w:lang w:val="en-US"/>
              </w:rPr>
            </w:rPrChange>
          </w:rPr>
          <w:t>reta</w:t>
        </w:r>
        <w:proofErr w:type="spellEnd"/>
        <w:r w:rsidRPr="00830BDA">
          <w:rPr>
            <w:rFonts w:cstheme="minorHAnsi"/>
            <w:bCs/>
            <w:lang w:val="en-US"/>
            <w:rPrChange w:id="329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330" w:author="JOAO PEDRO DE ALCANTARA LIMA" w:date="2025-05-01T13:29:00Z">
              <w:rPr>
                <w:b/>
                <w:bCs/>
                <w:lang w:val="en-US"/>
              </w:rPr>
            </w:rPrChange>
          </w:rPr>
          <w:t>multivariada</w:t>
        </w:r>
        <w:proofErr w:type="spellEnd"/>
        <w:r w:rsidRPr="00830BDA">
          <w:rPr>
            <w:rFonts w:cstheme="minorHAnsi"/>
            <w:bCs/>
            <w:lang w:val="en-US"/>
            <w:rPrChange w:id="331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332" w:author="JOAO PEDRO DE ALCANTARA LIMA" w:date="2025-05-01T13:29:00Z">
              <w:rPr>
                <w:b/>
                <w:bCs/>
                <w:lang w:val="en-US"/>
              </w:rPr>
            </w:rPrChange>
          </w:rPr>
          <w:t>aos</w:t>
        </w:r>
        <w:proofErr w:type="spellEnd"/>
        <w:r w:rsidRPr="00830BDA">
          <w:rPr>
            <w:rFonts w:cstheme="minorHAnsi"/>
            <w:bCs/>
            <w:lang w:val="en-US"/>
            <w:rPrChange w:id="333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dados </w:t>
        </w:r>
        <w:proofErr w:type="spellStart"/>
        <w:r w:rsidRPr="00830BDA">
          <w:rPr>
            <w:rFonts w:cstheme="minorHAnsi"/>
            <w:bCs/>
            <w:lang w:val="en-US"/>
            <w:rPrChange w:id="334" w:author="JOAO PEDRO DE ALCANTARA LIMA" w:date="2025-05-01T13:29:00Z">
              <w:rPr>
                <w:b/>
                <w:bCs/>
                <w:lang w:val="en-US"/>
              </w:rPr>
            </w:rPrChange>
          </w:rPr>
          <w:t>previamente</w:t>
        </w:r>
        <w:proofErr w:type="spellEnd"/>
        <w:r w:rsidRPr="00830BDA">
          <w:rPr>
            <w:rFonts w:cstheme="minorHAnsi"/>
            <w:bCs/>
            <w:lang w:val="en-US"/>
            <w:rPrChange w:id="335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336" w:author="JOAO PEDRO DE ALCANTARA LIMA" w:date="2025-05-01T13:29:00Z">
              <w:rPr>
                <w:b/>
                <w:bCs/>
                <w:lang w:val="en-US"/>
              </w:rPr>
            </w:rPrChange>
          </w:rPr>
          <w:t>normalizados</w:t>
        </w:r>
        <w:proofErr w:type="spellEnd"/>
        <w:r w:rsidRPr="00830BDA">
          <w:rPr>
            <w:rFonts w:cstheme="minorHAnsi"/>
            <w:bCs/>
            <w:lang w:val="en-US"/>
            <w:rPrChange w:id="337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. </w:t>
        </w:r>
        <w:proofErr w:type="spellStart"/>
        <w:r w:rsidRPr="00830BDA">
          <w:rPr>
            <w:rFonts w:cstheme="minorHAnsi"/>
            <w:bCs/>
            <w:lang w:val="en-US"/>
            <w:rPrChange w:id="338" w:author="JOAO PEDRO DE ALCANTARA LIMA" w:date="2025-05-01T13:29:00Z">
              <w:rPr>
                <w:b/>
                <w:bCs/>
                <w:lang w:val="en-US"/>
              </w:rPr>
            </w:rPrChange>
          </w:rPr>
          <w:t>Observa</w:t>
        </w:r>
        <w:proofErr w:type="spellEnd"/>
        <w:r w:rsidRPr="00830BDA">
          <w:rPr>
            <w:rFonts w:cstheme="minorHAnsi"/>
            <w:bCs/>
            <w:lang w:val="en-US"/>
            <w:rPrChange w:id="339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-se que </w:t>
        </w:r>
        <w:proofErr w:type="spellStart"/>
        <w:r w:rsidRPr="00830BDA">
          <w:rPr>
            <w:rFonts w:cstheme="minorHAnsi"/>
            <w:bCs/>
            <w:lang w:val="en-US"/>
            <w:rPrChange w:id="340" w:author="JOAO PEDRO DE ALCANTARA LIMA" w:date="2025-05-01T13:29:00Z">
              <w:rPr>
                <w:b/>
                <w:bCs/>
                <w:lang w:val="en-US"/>
              </w:rPr>
            </w:rPrChange>
          </w:rPr>
          <w:t>o</w:t>
        </w:r>
        <w:proofErr w:type="spellEnd"/>
        <w:r w:rsidRPr="00830BDA">
          <w:rPr>
            <w:rFonts w:cstheme="minorHAnsi"/>
            <w:bCs/>
            <w:lang w:val="en-US"/>
            <w:rPrChange w:id="341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342" w:author="JOAO PEDRO DE ALCANTARA LIMA" w:date="2025-05-01T13:29:00Z">
              <w:rPr>
                <w:b/>
                <w:bCs/>
                <w:lang w:val="en-US"/>
              </w:rPr>
            </w:rPrChange>
          </w:rPr>
          <w:t>modelo</w:t>
        </w:r>
        <w:proofErr w:type="spellEnd"/>
        <w:r w:rsidRPr="00830BDA">
          <w:rPr>
            <w:rFonts w:cstheme="minorHAnsi"/>
            <w:bCs/>
            <w:lang w:val="en-US"/>
            <w:rPrChange w:id="343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de </w:t>
        </w:r>
        <w:proofErr w:type="spellStart"/>
        <w:r w:rsidRPr="00830BDA">
          <w:rPr>
            <w:rFonts w:cstheme="minorHAnsi"/>
            <w:bCs/>
            <w:lang w:val="en-US"/>
            <w:rPrChange w:id="344" w:author="JOAO PEDRO DE ALCANTARA LIMA" w:date="2025-05-01T13:29:00Z">
              <w:rPr>
                <w:b/>
                <w:bCs/>
                <w:lang w:val="en-US"/>
              </w:rPr>
            </w:rPrChange>
          </w:rPr>
          <w:t>regressão</w:t>
        </w:r>
        <w:proofErr w:type="spellEnd"/>
        <w:r w:rsidRPr="00830BDA">
          <w:rPr>
            <w:rFonts w:cstheme="minorHAnsi"/>
            <w:bCs/>
            <w:lang w:val="en-US"/>
            <w:rPrChange w:id="345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linear </w:t>
        </w:r>
        <w:proofErr w:type="spellStart"/>
        <w:r w:rsidRPr="00830BDA">
          <w:rPr>
            <w:rFonts w:cstheme="minorHAnsi"/>
            <w:bCs/>
            <w:lang w:val="en-US"/>
            <w:rPrChange w:id="346" w:author="JOAO PEDRO DE ALCANTARA LIMA" w:date="2025-05-01T13:29:00Z">
              <w:rPr>
                <w:b/>
                <w:bCs/>
                <w:lang w:val="en-US"/>
              </w:rPr>
            </w:rPrChange>
          </w:rPr>
          <w:t>multivariada</w:t>
        </w:r>
        <w:proofErr w:type="spellEnd"/>
        <w:r w:rsidRPr="00830BDA">
          <w:rPr>
            <w:rFonts w:cstheme="minorHAnsi"/>
            <w:bCs/>
            <w:lang w:val="en-US"/>
            <w:rPrChange w:id="347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348" w:author="JOAO PEDRO DE ALCANTARA LIMA" w:date="2025-05-01T13:29:00Z">
              <w:rPr>
                <w:b/>
                <w:bCs/>
                <w:lang w:val="en-US"/>
              </w:rPr>
            </w:rPrChange>
          </w:rPr>
          <w:t>consegue</w:t>
        </w:r>
        <w:proofErr w:type="spellEnd"/>
        <w:r w:rsidRPr="00830BDA">
          <w:rPr>
            <w:rFonts w:cstheme="minorHAnsi"/>
            <w:bCs/>
            <w:lang w:val="en-US"/>
            <w:rPrChange w:id="349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350" w:author="JOAO PEDRO DE ALCANTARA LIMA" w:date="2025-05-01T13:29:00Z">
              <w:rPr>
                <w:b/>
                <w:bCs/>
                <w:lang w:val="en-US"/>
              </w:rPr>
            </w:rPrChange>
          </w:rPr>
          <w:t>seguir</w:t>
        </w:r>
        <w:proofErr w:type="spellEnd"/>
        <w:r w:rsidRPr="00830BDA">
          <w:rPr>
            <w:rFonts w:cstheme="minorHAnsi"/>
            <w:bCs/>
            <w:lang w:val="en-US"/>
            <w:rPrChange w:id="351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352" w:author="JOAO PEDRO DE ALCANTARA LIMA" w:date="2025-05-01T13:29:00Z">
              <w:rPr>
                <w:b/>
                <w:bCs/>
                <w:lang w:val="en-US"/>
              </w:rPr>
            </w:rPrChange>
          </w:rPr>
          <w:t>bem</w:t>
        </w:r>
        <w:proofErr w:type="spellEnd"/>
        <w:r w:rsidRPr="00830BDA">
          <w:rPr>
            <w:rFonts w:cstheme="minorHAnsi"/>
            <w:bCs/>
            <w:lang w:val="en-US"/>
            <w:rPrChange w:id="353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a </w:t>
        </w:r>
        <w:proofErr w:type="spellStart"/>
        <w:r w:rsidRPr="00830BDA">
          <w:rPr>
            <w:rFonts w:cstheme="minorHAnsi"/>
            <w:bCs/>
            <w:lang w:val="en-US"/>
            <w:rPrChange w:id="354" w:author="JOAO PEDRO DE ALCANTARA LIMA" w:date="2025-05-01T13:29:00Z">
              <w:rPr>
                <w:b/>
                <w:bCs/>
                <w:lang w:val="en-US"/>
              </w:rPr>
            </w:rPrChange>
          </w:rPr>
          <w:t>tendência</w:t>
        </w:r>
        <w:proofErr w:type="spellEnd"/>
        <w:r w:rsidRPr="00830BDA">
          <w:rPr>
            <w:rFonts w:cstheme="minorHAnsi"/>
            <w:bCs/>
            <w:lang w:val="en-US"/>
            <w:rPrChange w:id="355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356" w:author="JOAO PEDRO DE ALCANTARA LIMA" w:date="2025-05-01T13:29:00Z">
              <w:rPr>
                <w:b/>
                <w:bCs/>
                <w:lang w:val="en-US"/>
              </w:rPr>
            </w:rPrChange>
          </w:rPr>
          <w:t>geral</w:t>
        </w:r>
        <w:proofErr w:type="spellEnd"/>
        <w:r w:rsidRPr="00830BDA">
          <w:rPr>
            <w:rFonts w:cstheme="minorHAnsi"/>
            <w:bCs/>
            <w:lang w:val="en-US"/>
            <w:rPrChange w:id="357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dos dados, </w:t>
        </w:r>
        <w:proofErr w:type="spellStart"/>
        <w:r w:rsidRPr="00830BDA">
          <w:rPr>
            <w:rFonts w:cstheme="minorHAnsi"/>
            <w:bCs/>
            <w:lang w:val="en-US"/>
            <w:rPrChange w:id="358" w:author="JOAO PEDRO DE ALCANTARA LIMA" w:date="2025-05-01T13:29:00Z">
              <w:rPr>
                <w:b/>
                <w:bCs/>
                <w:lang w:val="en-US"/>
              </w:rPr>
            </w:rPrChange>
          </w:rPr>
          <w:t>indicando</w:t>
        </w:r>
        <w:proofErr w:type="spellEnd"/>
        <w:r w:rsidRPr="00830BDA">
          <w:rPr>
            <w:rFonts w:cstheme="minorHAnsi"/>
            <w:bCs/>
            <w:lang w:val="en-US"/>
            <w:rPrChange w:id="359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que </w:t>
        </w:r>
        <w:proofErr w:type="spellStart"/>
        <w:r w:rsidRPr="00830BDA">
          <w:rPr>
            <w:rFonts w:cstheme="minorHAnsi"/>
            <w:bCs/>
            <w:lang w:val="en-US"/>
            <w:rPrChange w:id="360" w:author="JOAO PEDRO DE ALCANTARA LIMA" w:date="2025-05-01T13:29:00Z">
              <w:rPr>
                <w:b/>
                <w:bCs/>
                <w:lang w:val="en-US"/>
              </w:rPr>
            </w:rPrChange>
          </w:rPr>
          <w:t>os</w:t>
        </w:r>
        <w:proofErr w:type="spellEnd"/>
        <w:r w:rsidRPr="00830BDA">
          <w:rPr>
            <w:rFonts w:cstheme="minorHAnsi"/>
            <w:bCs/>
            <w:lang w:val="en-US"/>
            <w:rPrChange w:id="361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362" w:author="JOAO PEDRO DE ALCANTARA LIMA" w:date="2025-05-01T13:29:00Z">
              <w:rPr>
                <w:b/>
                <w:bCs/>
                <w:lang w:val="en-US"/>
              </w:rPr>
            </w:rPrChange>
          </w:rPr>
          <w:t>parâmetros</w:t>
        </w:r>
        <w:proofErr w:type="spellEnd"/>
        <w:r w:rsidRPr="00830BDA">
          <w:rPr>
            <w:rFonts w:cstheme="minorHAnsi"/>
            <w:bCs/>
            <w:lang w:val="en-US"/>
            <w:rPrChange w:id="363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364" w:author="JOAO PEDRO DE ALCANTARA LIMA" w:date="2025-05-01T13:29:00Z">
              <w:rPr>
                <w:b/>
                <w:bCs/>
                <w:lang w:val="en-US"/>
              </w:rPr>
            </w:rPrChange>
          </w:rPr>
          <w:t>obtidos</w:t>
        </w:r>
        <w:proofErr w:type="spellEnd"/>
        <w:r w:rsidRPr="00830BDA">
          <w:rPr>
            <w:rFonts w:cstheme="minorHAnsi"/>
            <w:bCs/>
            <w:lang w:val="en-US"/>
            <w:rPrChange w:id="365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366" w:author="JOAO PEDRO DE ALCANTARA LIMA" w:date="2025-05-01T13:29:00Z">
              <w:rPr>
                <w:b/>
                <w:bCs/>
                <w:lang w:val="en-US"/>
              </w:rPr>
            </w:rPrChange>
          </w:rPr>
          <w:t>são</w:t>
        </w:r>
        <w:proofErr w:type="spellEnd"/>
        <w:r w:rsidRPr="00830BDA">
          <w:rPr>
            <w:rFonts w:cstheme="minorHAnsi"/>
            <w:bCs/>
            <w:lang w:val="en-US"/>
            <w:rPrChange w:id="367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368" w:author="JOAO PEDRO DE ALCANTARA LIMA" w:date="2025-05-01T13:29:00Z">
              <w:rPr>
                <w:b/>
                <w:bCs/>
                <w:lang w:val="en-US"/>
              </w:rPr>
            </w:rPrChange>
          </w:rPr>
          <w:t>capazes</w:t>
        </w:r>
        <w:proofErr w:type="spellEnd"/>
        <w:r w:rsidRPr="00830BDA">
          <w:rPr>
            <w:rFonts w:cstheme="minorHAnsi"/>
            <w:bCs/>
            <w:lang w:val="en-US"/>
            <w:rPrChange w:id="369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de </w:t>
        </w:r>
        <w:proofErr w:type="spellStart"/>
        <w:r w:rsidRPr="00830BDA">
          <w:rPr>
            <w:rFonts w:cstheme="minorHAnsi"/>
            <w:bCs/>
            <w:lang w:val="en-US"/>
            <w:rPrChange w:id="370" w:author="JOAO PEDRO DE ALCANTARA LIMA" w:date="2025-05-01T13:29:00Z">
              <w:rPr>
                <w:b/>
                <w:bCs/>
                <w:lang w:val="en-US"/>
              </w:rPr>
            </w:rPrChange>
          </w:rPr>
          <w:t>representar</w:t>
        </w:r>
        <w:proofErr w:type="spellEnd"/>
        <w:r w:rsidRPr="00830BDA">
          <w:rPr>
            <w:rFonts w:cstheme="minorHAnsi"/>
            <w:bCs/>
            <w:lang w:val="en-US"/>
            <w:rPrChange w:id="371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372" w:author="JOAO PEDRO DE ALCANTARA LIMA" w:date="2025-05-01T13:29:00Z">
              <w:rPr>
                <w:b/>
                <w:bCs/>
                <w:lang w:val="en-US"/>
              </w:rPr>
            </w:rPrChange>
          </w:rPr>
          <w:t>adequadamente</w:t>
        </w:r>
        <w:proofErr w:type="spellEnd"/>
        <w:r w:rsidRPr="00830BDA">
          <w:rPr>
            <w:rFonts w:cstheme="minorHAnsi"/>
            <w:bCs/>
            <w:lang w:val="en-US"/>
            <w:rPrChange w:id="373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a </w:t>
        </w:r>
        <w:proofErr w:type="spellStart"/>
        <w:r w:rsidRPr="00830BDA">
          <w:rPr>
            <w:rFonts w:cstheme="minorHAnsi"/>
            <w:bCs/>
            <w:lang w:val="en-US"/>
            <w:rPrChange w:id="374" w:author="JOAO PEDRO DE ALCANTARA LIMA" w:date="2025-05-01T13:29:00Z">
              <w:rPr>
                <w:b/>
                <w:bCs/>
                <w:lang w:val="en-US"/>
              </w:rPr>
            </w:rPrChange>
          </w:rPr>
          <w:t>relação</w:t>
        </w:r>
        <w:proofErr w:type="spellEnd"/>
        <w:r w:rsidRPr="00830BDA">
          <w:rPr>
            <w:rFonts w:cstheme="minorHAnsi"/>
            <w:bCs/>
            <w:lang w:val="en-US"/>
            <w:rPrChange w:id="375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entre as </w:t>
        </w:r>
        <w:proofErr w:type="spellStart"/>
        <w:r w:rsidRPr="00830BDA">
          <w:rPr>
            <w:rFonts w:cstheme="minorHAnsi"/>
            <w:bCs/>
            <w:lang w:val="en-US"/>
            <w:rPrChange w:id="376" w:author="JOAO PEDRO DE ALCANTARA LIMA" w:date="2025-05-01T13:29:00Z">
              <w:rPr>
                <w:b/>
                <w:bCs/>
                <w:lang w:val="en-US"/>
              </w:rPr>
            </w:rPrChange>
          </w:rPr>
          <w:t>variáveis</w:t>
        </w:r>
        <w:proofErr w:type="spellEnd"/>
        <w:r w:rsidRPr="00830BDA">
          <w:rPr>
            <w:rFonts w:cstheme="minorHAnsi"/>
            <w:bCs/>
            <w:lang w:val="en-US"/>
            <w:rPrChange w:id="377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378" w:author="JOAO PEDRO DE ALCANTARA LIMA" w:date="2025-05-01T13:29:00Z">
              <w:rPr>
                <w:b/>
                <w:bCs/>
                <w:lang w:val="en-US"/>
              </w:rPr>
            </w:rPrChange>
          </w:rPr>
          <w:t>independentes</w:t>
        </w:r>
        <w:proofErr w:type="spellEnd"/>
        <w:r w:rsidRPr="00830BDA">
          <w:rPr>
            <w:rFonts w:cstheme="minorHAnsi"/>
            <w:bCs/>
            <w:lang w:val="en-US"/>
            <w:rPrChange w:id="379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e a </w:t>
        </w:r>
        <w:proofErr w:type="spellStart"/>
        <w:r w:rsidRPr="00830BDA">
          <w:rPr>
            <w:rFonts w:cstheme="minorHAnsi"/>
            <w:bCs/>
            <w:lang w:val="en-US"/>
            <w:rPrChange w:id="380" w:author="JOAO PEDRO DE ALCANTARA LIMA" w:date="2025-05-01T13:29:00Z">
              <w:rPr>
                <w:b/>
                <w:bCs/>
                <w:lang w:val="en-US"/>
              </w:rPr>
            </w:rPrChange>
          </w:rPr>
          <w:t>variável</w:t>
        </w:r>
        <w:proofErr w:type="spellEnd"/>
        <w:r w:rsidRPr="00830BDA">
          <w:rPr>
            <w:rFonts w:cstheme="minorHAnsi"/>
            <w:bCs/>
            <w:lang w:val="en-US"/>
            <w:rPrChange w:id="381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382" w:author="JOAO PEDRO DE ALCANTARA LIMA" w:date="2025-05-01T13:29:00Z">
              <w:rPr>
                <w:b/>
                <w:bCs/>
                <w:lang w:val="en-US"/>
              </w:rPr>
            </w:rPrChange>
          </w:rPr>
          <w:t>dependente</w:t>
        </w:r>
        <w:proofErr w:type="spellEnd"/>
        <w:r w:rsidRPr="00830BDA">
          <w:rPr>
            <w:rFonts w:cstheme="minorHAnsi"/>
            <w:bCs/>
            <w:lang w:val="en-US"/>
            <w:rPrChange w:id="383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. A </w:t>
        </w:r>
        <w:proofErr w:type="spellStart"/>
        <w:r w:rsidRPr="00830BDA">
          <w:rPr>
            <w:rFonts w:cstheme="minorHAnsi"/>
            <w:bCs/>
            <w:lang w:val="en-US"/>
            <w:rPrChange w:id="384" w:author="JOAO PEDRO DE ALCANTARA LIMA" w:date="2025-05-01T13:29:00Z">
              <w:rPr>
                <w:b/>
                <w:bCs/>
                <w:lang w:val="en-US"/>
              </w:rPr>
            </w:rPrChange>
          </w:rPr>
          <w:t>normalização</w:t>
        </w:r>
        <w:proofErr w:type="spellEnd"/>
        <w:r w:rsidRPr="00830BDA">
          <w:rPr>
            <w:rFonts w:cstheme="minorHAnsi"/>
            <w:bCs/>
            <w:lang w:val="en-US"/>
            <w:rPrChange w:id="385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386" w:author="JOAO PEDRO DE ALCANTARA LIMA" w:date="2025-05-01T13:29:00Z">
              <w:rPr>
                <w:b/>
                <w:bCs/>
                <w:lang w:val="en-US"/>
              </w:rPr>
            </w:rPrChange>
          </w:rPr>
          <w:t>contribui</w:t>
        </w:r>
        <w:proofErr w:type="spellEnd"/>
        <w:r w:rsidRPr="00830BDA">
          <w:rPr>
            <w:rFonts w:cstheme="minorHAnsi"/>
            <w:bCs/>
            <w:lang w:val="en-US"/>
            <w:rPrChange w:id="387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para </w:t>
        </w:r>
        <w:proofErr w:type="spellStart"/>
        <w:r w:rsidRPr="00830BDA">
          <w:rPr>
            <w:rFonts w:cstheme="minorHAnsi"/>
            <w:bCs/>
            <w:lang w:val="en-US"/>
            <w:rPrChange w:id="388" w:author="JOAO PEDRO DE ALCANTARA LIMA" w:date="2025-05-01T13:29:00Z">
              <w:rPr>
                <w:b/>
                <w:bCs/>
                <w:lang w:val="en-US"/>
              </w:rPr>
            </w:rPrChange>
          </w:rPr>
          <w:t>uma</w:t>
        </w:r>
        <w:proofErr w:type="spellEnd"/>
        <w:r w:rsidRPr="00830BDA">
          <w:rPr>
            <w:rFonts w:cstheme="minorHAnsi"/>
            <w:bCs/>
            <w:lang w:val="en-US"/>
            <w:rPrChange w:id="389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390" w:author="JOAO PEDRO DE ALCANTARA LIMA" w:date="2025-05-01T13:29:00Z">
              <w:rPr>
                <w:b/>
                <w:bCs/>
                <w:lang w:val="en-US"/>
              </w:rPr>
            </w:rPrChange>
          </w:rPr>
          <w:t>convergência</w:t>
        </w:r>
        <w:proofErr w:type="spellEnd"/>
        <w:r w:rsidRPr="00830BDA">
          <w:rPr>
            <w:rFonts w:cstheme="minorHAnsi"/>
            <w:bCs/>
            <w:lang w:val="en-US"/>
            <w:rPrChange w:id="391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392" w:author="JOAO PEDRO DE ALCANTARA LIMA" w:date="2025-05-01T13:29:00Z">
              <w:rPr>
                <w:b/>
                <w:bCs/>
                <w:lang w:val="en-US"/>
              </w:rPr>
            </w:rPrChange>
          </w:rPr>
          <w:t>mais</w:t>
        </w:r>
        <w:proofErr w:type="spellEnd"/>
        <w:r w:rsidRPr="00830BDA">
          <w:rPr>
            <w:rFonts w:cstheme="minorHAnsi"/>
            <w:bCs/>
            <w:lang w:val="en-US"/>
            <w:rPrChange w:id="393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394" w:author="JOAO PEDRO DE ALCANTARA LIMA" w:date="2025-05-01T13:29:00Z">
              <w:rPr>
                <w:b/>
                <w:bCs/>
                <w:lang w:val="en-US"/>
              </w:rPr>
            </w:rPrChange>
          </w:rPr>
          <w:t>eficiente</w:t>
        </w:r>
        <w:proofErr w:type="spellEnd"/>
        <w:r w:rsidRPr="00830BDA">
          <w:rPr>
            <w:rFonts w:cstheme="minorHAnsi"/>
            <w:bCs/>
            <w:lang w:val="en-US"/>
            <w:rPrChange w:id="395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e </w:t>
        </w:r>
        <w:proofErr w:type="spellStart"/>
        <w:r w:rsidRPr="00830BDA">
          <w:rPr>
            <w:rFonts w:cstheme="minorHAnsi"/>
            <w:bCs/>
            <w:lang w:val="en-US"/>
            <w:rPrChange w:id="396" w:author="JOAO PEDRO DE ALCANTARA LIMA" w:date="2025-05-01T13:29:00Z">
              <w:rPr>
                <w:b/>
                <w:bCs/>
                <w:lang w:val="en-US"/>
              </w:rPr>
            </w:rPrChange>
          </w:rPr>
          <w:t>evita</w:t>
        </w:r>
        <w:proofErr w:type="spellEnd"/>
        <w:r w:rsidRPr="00830BDA">
          <w:rPr>
            <w:rFonts w:cstheme="minorHAnsi"/>
            <w:bCs/>
            <w:lang w:val="en-US"/>
            <w:rPrChange w:id="397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o </w:t>
        </w:r>
        <w:proofErr w:type="spellStart"/>
        <w:r w:rsidRPr="00830BDA">
          <w:rPr>
            <w:rFonts w:cstheme="minorHAnsi"/>
            <w:bCs/>
            <w:lang w:val="en-US"/>
            <w:rPrChange w:id="398" w:author="JOAO PEDRO DE ALCANTARA LIMA" w:date="2025-05-01T13:29:00Z">
              <w:rPr>
                <w:b/>
                <w:bCs/>
                <w:lang w:val="en-US"/>
              </w:rPr>
            </w:rPrChange>
          </w:rPr>
          <w:t>viés</w:t>
        </w:r>
        <w:proofErr w:type="spellEnd"/>
        <w:r w:rsidRPr="00830BDA">
          <w:rPr>
            <w:rFonts w:cstheme="minorHAnsi"/>
            <w:bCs/>
            <w:lang w:val="en-US"/>
            <w:rPrChange w:id="399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400" w:author="JOAO PEDRO DE ALCANTARA LIMA" w:date="2025-05-01T13:29:00Z">
              <w:rPr>
                <w:b/>
                <w:bCs/>
                <w:lang w:val="en-US"/>
              </w:rPr>
            </w:rPrChange>
          </w:rPr>
          <w:t>causado</w:t>
        </w:r>
        <w:proofErr w:type="spellEnd"/>
        <w:r w:rsidRPr="00830BDA">
          <w:rPr>
            <w:rFonts w:cstheme="minorHAnsi"/>
            <w:bCs/>
            <w:lang w:val="en-US"/>
            <w:rPrChange w:id="401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402" w:author="JOAO PEDRO DE ALCANTARA LIMA" w:date="2025-05-01T13:29:00Z">
              <w:rPr>
                <w:b/>
                <w:bCs/>
                <w:lang w:val="en-US"/>
              </w:rPr>
            </w:rPrChange>
          </w:rPr>
          <w:t>por</w:t>
        </w:r>
        <w:proofErr w:type="spellEnd"/>
        <w:r w:rsidRPr="00830BDA">
          <w:rPr>
            <w:rFonts w:cstheme="minorHAnsi"/>
            <w:bCs/>
            <w:lang w:val="en-US"/>
            <w:rPrChange w:id="403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404" w:author="JOAO PEDRO DE ALCANTARA LIMA" w:date="2025-05-01T13:29:00Z">
              <w:rPr>
                <w:b/>
                <w:bCs/>
                <w:lang w:val="en-US"/>
              </w:rPr>
            </w:rPrChange>
          </w:rPr>
          <w:t>escalas</w:t>
        </w:r>
        <w:proofErr w:type="spellEnd"/>
        <w:r w:rsidRPr="00830BDA">
          <w:rPr>
            <w:rFonts w:cstheme="minorHAnsi"/>
            <w:bCs/>
            <w:lang w:val="en-US"/>
            <w:rPrChange w:id="405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406" w:author="JOAO PEDRO DE ALCANTARA LIMA" w:date="2025-05-01T13:29:00Z">
              <w:rPr>
                <w:b/>
                <w:bCs/>
                <w:lang w:val="en-US"/>
              </w:rPr>
            </w:rPrChange>
          </w:rPr>
          <w:t>distintas</w:t>
        </w:r>
        <w:proofErr w:type="spellEnd"/>
        <w:r w:rsidRPr="00830BDA">
          <w:rPr>
            <w:rFonts w:cstheme="minorHAnsi"/>
            <w:bCs/>
            <w:lang w:val="en-US"/>
            <w:rPrChange w:id="407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entre </w:t>
        </w:r>
        <w:proofErr w:type="spellStart"/>
        <w:r w:rsidRPr="00830BDA">
          <w:rPr>
            <w:rFonts w:cstheme="minorHAnsi"/>
            <w:bCs/>
            <w:lang w:val="en-US"/>
            <w:rPrChange w:id="408" w:author="JOAO PEDRO DE ALCANTARA LIMA" w:date="2025-05-01T13:29:00Z">
              <w:rPr>
                <w:b/>
                <w:bCs/>
                <w:lang w:val="en-US"/>
              </w:rPr>
            </w:rPrChange>
          </w:rPr>
          <w:t>os</w:t>
        </w:r>
        <w:proofErr w:type="spellEnd"/>
        <w:r w:rsidRPr="00830BDA">
          <w:rPr>
            <w:rFonts w:cstheme="minorHAnsi"/>
            <w:bCs/>
            <w:lang w:val="en-US"/>
            <w:rPrChange w:id="409" w:author="JOAO PEDRO DE ALCANTARA LIMA" w:date="2025-05-01T13:29:00Z">
              <w:rPr>
                <w:b/>
                <w:bCs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cstheme="minorHAnsi"/>
            <w:bCs/>
            <w:lang w:val="en-US"/>
            <w:rPrChange w:id="410" w:author="JOAO PEDRO DE ALCANTARA LIMA" w:date="2025-05-01T13:29:00Z">
              <w:rPr>
                <w:b/>
                <w:bCs/>
                <w:lang w:val="en-US"/>
              </w:rPr>
            </w:rPrChange>
          </w:rPr>
          <w:t>atributos</w:t>
        </w:r>
        <w:proofErr w:type="spellEnd"/>
        <w:r w:rsidRPr="00830BDA">
          <w:rPr>
            <w:rFonts w:cstheme="minorHAnsi"/>
            <w:bCs/>
            <w:lang w:val="en-US"/>
            <w:rPrChange w:id="411" w:author="JOAO PEDRO DE ALCANTARA LIMA" w:date="2025-05-01T13:29:00Z">
              <w:rPr>
                <w:b/>
                <w:bCs/>
                <w:lang w:val="en-US"/>
              </w:rPr>
            </w:rPrChange>
          </w:rPr>
          <w:t>.</w:t>
        </w:r>
      </w:ins>
    </w:p>
    <w:p w:rsidR="00C44D0D" w:rsidRPr="00830BDA" w:rsidRDefault="00C44D0D" w:rsidP="00C74378">
      <w:pPr>
        <w:ind w:left="360"/>
        <w:jc w:val="both"/>
        <w:rPr>
          <w:ins w:id="412" w:author="JOAO PEDRO DE ALCANTARA LIMA" w:date="2025-05-01T13:16:00Z"/>
          <w:rFonts w:cstheme="minorHAnsi"/>
          <w:b/>
          <w:bCs/>
          <w:lang w:val="en-US"/>
        </w:rPr>
      </w:pPr>
    </w:p>
    <w:p w:rsidR="00C74378" w:rsidRPr="00830BDA" w:rsidRDefault="00C74378" w:rsidP="00C74378">
      <w:pPr>
        <w:ind w:left="360"/>
        <w:jc w:val="both"/>
        <w:rPr>
          <w:ins w:id="413" w:author="JOAO PEDRO DE ALCANTARA LIMA" w:date="2025-05-01T13:16:00Z"/>
          <w:rFonts w:cstheme="minorHAnsi"/>
          <w:b/>
          <w:bCs/>
          <w:lang w:val="en-US"/>
          <w:rPrChange w:id="414" w:author="JOAO PEDRO DE ALCANTARA LIMA" w:date="2025-05-01T13:29:00Z">
            <w:rPr>
              <w:ins w:id="415" w:author="JOAO PEDRO DE ALCANTARA LIMA" w:date="2025-05-01T13:16:00Z"/>
              <w:rFonts w:cstheme="minorHAnsi"/>
              <w:b/>
              <w:bCs/>
              <w:lang w:val="en-US"/>
            </w:rPr>
          </w:rPrChange>
        </w:rPr>
      </w:pPr>
    </w:p>
    <w:p w:rsidR="00C74378" w:rsidRPr="00830BDA" w:rsidRDefault="00C74378" w:rsidP="00C74378">
      <w:pPr>
        <w:ind w:left="360"/>
        <w:jc w:val="both"/>
        <w:rPr>
          <w:ins w:id="416" w:author="JOAO PEDRO DE ALCANTARA LIMA" w:date="2025-05-01T13:14:00Z"/>
          <w:rFonts w:cstheme="minorHAnsi"/>
          <w:rPrChange w:id="417" w:author="JOAO PEDRO DE ALCANTARA LIMA" w:date="2025-05-01T13:29:00Z">
            <w:rPr>
              <w:ins w:id="418" w:author="JOAO PEDRO DE ALCANTARA LIMA" w:date="2025-05-01T13:14:00Z"/>
              <w:rFonts w:cstheme="minorHAnsi"/>
            </w:rPr>
          </w:rPrChange>
        </w:rPr>
        <w:pPrChange w:id="419" w:author="JOAO PEDRO DE ALCANTARA LIMA" w:date="2025-05-01T13:15:00Z">
          <w:pPr>
            <w:jc w:val="both"/>
          </w:pPr>
        </w:pPrChange>
      </w:pPr>
    </w:p>
    <w:p w:rsidR="00C74378" w:rsidRPr="00830BDA" w:rsidRDefault="00C74378" w:rsidP="00C74378">
      <w:pPr>
        <w:ind w:left="360"/>
        <w:jc w:val="both"/>
        <w:rPr>
          <w:ins w:id="420" w:author="JOAO PEDRO DE ALCANTARA LIMA" w:date="2025-05-01T13:00:00Z"/>
          <w:rFonts w:cstheme="minorHAnsi"/>
          <w:rPrChange w:id="421" w:author="JOAO PEDRO DE ALCANTARA LIMA" w:date="2025-05-01T13:29:00Z">
            <w:rPr>
              <w:ins w:id="422" w:author="JOAO PEDRO DE ALCANTARA LIMA" w:date="2025-05-01T13:00:00Z"/>
              <w:rFonts w:cstheme="minorHAnsi"/>
            </w:rPr>
          </w:rPrChange>
        </w:rPr>
        <w:pPrChange w:id="423" w:author="JOAO PEDRO DE ALCANTARA LIMA" w:date="2025-05-01T13:14:00Z">
          <w:pPr>
            <w:jc w:val="both"/>
          </w:pPr>
        </w:pPrChange>
      </w:pPr>
    </w:p>
    <w:p w:rsidR="00C74378" w:rsidRPr="00830BDA" w:rsidRDefault="00C74378" w:rsidP="00C74378">
      <w:pPr>
        <w:keepNext/>
        <w:keepLines/>
        <w:spacing w:before="200" w:after="0" w:line="276" w:lineRule="auto"/>
        <w:outlineLvl w:val="1"/>
        <w:rPr>
          <w:ins w:id="424" w:author="JOAO PEDRO DE ALCANTARA LIMA" w:date="2025-05-01T13:16:00Z"/>
          <w:rFonts w:eastAsia="MS Gothic" w:cstheme="minorHAnsi"/>
          <w:b/>
          <w:bCs/>
          <w:color w:val="4F81BD"/>
          <w:lang w:val="en-US"/>
          <w:rPrChange w:id="425" w:author="JOAO PEDRO DE ALCANTARA LIMA" w:date="2025-05-01T13:29:00Z">
            <w:rPr>
              <w:ins w:id="426" w:author="JOAO PEDRO DE ALCANTARA LIMA" w:date="2025-05-01T13:16:00Z"/>
              <w:rFonts w:ascii="Calibri" w:eastAsia="MS Gothic" w:hAnsi="Calibri" w:cs="Times New Roman"/>
              <w:b/>
              <w:bCs/>
              <w:color w:val="4F81BD"/>
              <w:sz w:val="26"/>
              <w:szCs w:val="26"/>
              <w:lang w:val="en-US"/>
            </w:rPr>
          </w:rPrChange>
        </w:rPr>
      </w:pPr>
      <w:proofErr w:type="spellStart"/>
      <w:ins w:id="427" w:author="JOAO PEDRO DE ALCANTARA LIMA" w:date="2025-05-01T13:16:00Z">
        <w:r w:rsidRPr="00830BDA">
          <w:rPr>
            <w:rFonts w:eastAsia="MS Gothic" w:cstheme="minorHAnsi"/>
            <w:b/>
            <w:bCs/>
            <w:color w:val="4F81BD"/>
            <w:lang w:val="en-US"/>
            <w:rPrChange w:id="428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lastRenderedPageBreak/>
          <w:t>Curvas</w:t>
        </w:r>
        <w:proofErr w:type="spellEnd"/>
        <w:r w:rsidRPr="00830BDA">
          <w:rPr>
            <w:rFonts w:eastAsia="MS Gothic" w:cstheme="minorHAnsi"/>
            <w:b/>
            <w:bCs/>
            <w:color w:val="4F81BD"/>
            <w:lang w:val="en-US"/>
            <w:rPrChange w:id="429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 xml:space="preserve"> de </w:t>
        </w:r>
        <w:proofErr w:type="spellStart"/>
        <w:r w:rsidRPr="00830BDA">
          <w:rPr>
            <w:rFonts w:eastAsia="MS Gothic" w:cstheme="minorHAnsi"/>
            <w:b/>
            <w:bCs/>
            <w:color w:val="4F81BD"/>
            <w:lang w:val="en-US"/>
            <w:rPrChange w:id="430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>Contorno</w:t>
        </w:r>
        <w:proofErr w:type="spellEnd"/>
        <w:r w:rsidRPr="00830BDA">
          <w:rPr>
            <w:rFonts w:eastAsia="MS Gothic" w:cstheme="minorHAnsi"/>
            <w:b/>
            <w:bCs/>
            <w:color w:val="4F81BD"/>
            <w:lang w:val="en-US"/>
            <w:rPrChange w:id="431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 xml:space="preserve">: </w:t>
        </w:r>
        <w:proofErr w:type="spellStart"/>
        <w:r w:rsidRPr="00830BDA">
          <w:rPr>
            <w:rFonts w:eastAsia="MS Gothic" w:cstheme="minorHAnsi"/>
            <w:b/>
            <w:bCs/>
            <w:color w:val="4F81BD"/>
            <w:lang w:val="en-US"/>
            <w:rPrChange w:id="432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>Gradiente</w:t>
        </w:r>
        <w:proofErr w:type="spellEnd"/>
        <w:r w:rsidRPr="00830BDA">
          <w:rPr>
            <w:rFonts w:eastAsia="MS Gothic" w:cstheme="minorHAnsi"/>
            <w:b/>
            <w:bCs/>
            <w:color w:val="4F81BD"/>
            <w:lang w:val="en-US"/>
            <w:rPrChange w:id="433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Gothic" w:cstheme="minorHAnsi"/>
            <w:b/>
            <w:bCs/>
            <w:color w:val="4F81BD"/>
            <w:lang w:val="en-US"/>
            <w:rPrChange w:id="434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>Descendente</w:t>
        </w:r>
        <w:proofErr w:type="spellEnd"/>
        <w:r w:rsidRPr="00830BDA">
          <w:rPr>
            <w:rFonts w:eastAsia="MS Gothic" w:cstheme="minorHAnsi"/>
            <w:b/>
            <w:bCs/>
            <w:color w:val="4F81BD"/>
            <w:lang w:val="en-US"/>
            <w:rPrChange w:id="435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 xml:space="preserve"> vs. </w:t>
        </w:r>
        <w:proofErr w:type="spellStart"/>
        <w:r w:rsidRPr="00830BDA">
          <w:rPr>
            <w:rFonts w:eastAsia="MS Gothic" w:cstheme="minorHAnsi"/>
            <w:b/>
            <w:bCs/>
            <w:color w:val="4F81BD"/>
            <w:lang w:val="en-US"/>
            <w:rPrChange w:id="436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>Equação</w:t>
        </w:r>
        <w:proofErr w:type="spellEnd"/>
        <w:r w:rsidRPr="00830BDA">
          <w:rPr>
            <w:rFonts w:eastAsia="MS Gothic" w:cstheme="minorHAnsi"/>
            <w:b/>
            <w:bCs/>
            <w:color w:val="4F81BD"/>
            <w:lang w:val="en-US"/>
            <w:rPrChange w:id="437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 xml:space="preserve"> Normal</w:t>
        </w:r>
      </w:ins>
    </w:p>
    <w:p w:rsidR="00C74378" w:rsidRPr="00830BDA" w:rsidRDefault="00C74378" w:rsidP="00C74378">
      <w:pPr>
        <w:spacing w:after="200" w:line="276" w:lineRule="auto"/>
        <w:rPr>
          <w:ins w:id="438" w:author="JOAO PEDRO DE ALCANTARA LIMA" w:date="2025-05-01T13:16:00Z"/>
          <w:rFonts w:eastAsia="MS Mincho" w:cstheme="minorHAnsi"/>
          <w:lang w:val="en-US"/>
          <w:rPrChange w:id="439" w:author="JOAO PEDRO DE ALCANTARA LIMA" w:date="2025-05-01T13:29:00Z">
            <w:rPr>
              <w:ins w:id="440" w:author="JOAO PEDRO DE ALCANTARA LIMA" w:date="2025-05-01T13:16:00Z"/>
              <w:rFonts w:ascii="Cambria" w:eastAsia="MS Mincho" w:hAnsi="Cambria" w:cs="Times New Roman"/>
              <w:lang w:val="en-US"/>
            </w:rPr>
          </w:rPrChange>
        </w:rPr>
      </w:pPr>
      <w:ins w:id="441" w:author="JOAO PEDRO DE ALCANTARA LIMA" w:date="2025-05-01T13:16:00Z">
        <w:r w:rsidRPr="00830BDA">
          <w:rPr>
            <w:rFonts w:eastAsia="MS Mincho" w:cstheme="minorHAnsi"/>
            <w:noProof/>
            <w:lang w:eastAsia="pt-BR"/>
            <w:rPrChange w:id="442" w:author="JOAO PEDRO DE ALCANTARA LIMA" w:date="2025-05-01T13:29:00Z">
              <w:rPr>
                <w:rFonts w:ascii="Cambria" w:eastAsia="MS Mincho" w:hAnsi="Cambria" w:cs="Times New Roman"/>
                <w:noProof/>
                <w:lang w:eastAsia="pt-BR"/>
              </w:rPr>
            </w:rPrChange>
          </w:rPr>
          <w:drawing>
            <wp:inline distT="0" distB="0" distL="0" distR="0" wp14:anchorId="5F2878A1" wp14:editId="6EEDD489">
              <wp:extent cx="5032375" cy="3591560"/>
              <wp:effectExtent l="0" t="0" r="0" b="8890"/>
              <wp:docPr id="4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032375" cy="3591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C74378" w:rsidRPr="00830BDA" w:rsidRDefault="00C74378" w:rsidP="00C74378">
      <w:pPr>
        <w:spacing w:after="200" w:line="240" w:lineRule="auto"/>
        <w:rPr>
          <w:ins w:id="443" w:author="JOAO PEDRO DE ALCANTARA LIMA" w:date="2025-05-01T13:16:00Z"/>
          <w:rFonts w:eastAsia="MS Mincho" w:cstheme="minorHAnsi"/>
          <w:b/>
          <w:bCs/>
          <w:color w:val="4F81BD"/>
          <w:lang w:val="en-US"/>
          <w:rPrChange w:id="444" w:author="JOAO PEDRO DE ALCANTARA LIMA" w:date="2025-05-01T13:29:00Z">
            <w:rPr>
              <w:ins w:id="445" w:author="JOAO PEDRO DE ALCANTARA LIMA" w:date="2025-05-01T13:16:00Z"/>
              <w:rFonts w:ascii="Cambria" w:eastAsia="MS Mincho" w:hAnsi="Cambria" w:cs="Times New Roman"/>
              <w:b/>
              <w:bCs/>
              <w:color w:val="4F81BD"/>
              <w:sz w:val="18"/>
              <w:szCs w:val="18"/>
              <w:lang w:val="en-US"/>
            </w:rPr>
          </w:rPrChange>
        </w:rPr>
      </w:pPr>
      <w:proofErr w:type="spellStart"/>
      <w:ins w:id="446" w:author="JOAO PEDRO DE ALCANTARA LIMA" w:date="2025-05-01T13:16:00Z">
        <w:r w:rsidRPr="00830BDA">
          <w:rPr>
            <w:rFonts w:eastAsia="MS Mincho" w:cstheme="minorHAnsi"/>
            <w:b/>
            <w:bCs/>
            <w:color w:val="4F81BD"/>
            <w:lang w:val="en-US"/>
            <w:rPrChange w:id="447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Figura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448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-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449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Visualização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450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dos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451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caminhos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452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de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453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otimização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454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: o GD segue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455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uma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456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457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trajetória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458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459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iterativa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460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,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461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enquanto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462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a NE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463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encontra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464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a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465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solução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466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467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diretamente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468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.</w:t>
        </w:r>
      </w:ins>
    </w:p>
    <w:p w:rsidR="00C44D0D" w:rsidRPr="00830BDA" w:rsidRDefault="00C44D0D" w:rsidP="00C44D0D">
      <w:pPr>
        <w:rPr>
          <w:ins w:id="469" w:author="JOAO PEDRO DE ALCANTARA LIMA" w:date="2025-05-01T13:19:00Z"/>
          <w:rFonts w:cstheme="minorHAnsi"/>
          <w:rPrChange w:id="470" w:author="JOAO PEDRO DE ALCANTARA LIMA" w:date="2025-05-01T13:29:00Z">
            <w:rPr>
              <w:ins w:id="471" w:author="JOAO PEDRO DE ALCANTARA LIMA" w:date="2025-05-01T13:19:00Z"/>
              <w:rFonts w:cstheme="minorHAnsi"/>
            </w:rPr>
          </w:rPrChange>
        </w:rPr>
      </w:pPr>
      <w:ins w:id="472" w:author="JOAO PEDRO DE ALCANTARA LIMA" w:date="2025-05-01T13:19:00Z">
        <w:r w:rsidRPr="00830BDA">
          <w:rPr>
            <w:rFonts w:cstheme="minorHAnsi"/>
          </w:rPr>
          <w:t xml:space="preserve">A Figura compara os caminhos de otimização da regressão linear multivariada utilizando </w:t>
        </w:r>
        <w:r w:rsidRPr="00830BDA">
          <w:rPr>
            <w:rFonts w:cstheme="minorHAnsi"/>
            <w:rPrChange w:id="473" w:author="JOAO PEDRO DE ALCANTARA LIMA" w:date="2025-05-01T13:29:00Z">
              <w:rPr>
                <w:rFonts w:cstheme="minorHAnsi"/>
              </w:rPr>
            </w:rPrChange>
          </w:rPr>
          <w:t>Gradiente Descendente (GD) e Equação Normal (NE). Nota-se que o GD percorre uma trajetória iterativa em direção ao mínimo da função de custo, refletindo seu caráter incremental e dependente da taxa de aprendizado. Em contraste, a NE encontra a solução diretamente, posicionando-se imediatamente no ponto ótimo. Essa visualização evidencia a diferença entre os métodos quanto à forma de obtenção dos parâmetros ótimos.</w:t>
        </w:r>
      </w:ins>
    </w:p>
    <w:p w:rsidR="00E23C89" w:rsidRPr="00830BDA" w:rsidRDefault="00E23C89" w:rsidP="00E23C89">
      <w:pPr>
        <w:ind w:left="360"/>
        <w:jc w:val="both"/>
        <w:rPr>
          <w:ins w:id="474" w:author="JOAO PEDRO DE ALCANTARA LIMA" w:date="2025-05-01T13:16:00Z"/>
          <w:rFonts w:cstheme="minorHAnsi"/>
          <w:rPrChange w:id="475" w:author="JOAO PEDRO DE ALCANTARA LIMA" w:date="2025-05-01T13:29:00Z">
            <w:rPr>
              <w:ins w:id="476" w:author="JOAO PEDRO DE ALCANTARA LIMA" w:date="2025-05-01T13:16:00Z"/>
              <w:rFonts w:cstheme="minorHAnsi"/>
            </w:rPr>
          </w:rPrChange>
        </w:rPr>
        <w:pPrChange w:id="477" w:author="JOAO PEDRO DE ALCANTARA LIMA" w:date="2025-05-01T13:01:00Z">
          <w:pPr/>
        </w:pPrChange>
      </w:pPr>
    </w:p>
    <w:p w:rsidR="00C74378" w:rsidRPr="00830BDA" w:rsidRDefault="00C74378" w:rsidP="00C74378">
      <w:pPr>
        <w:keepNext/>
        <w:keepLines/>
        <w:spacing w:before="200" w:after="0" w:line="276" w:lineRule="auto"/>
        <w:outlineLvl w:val="1"/>
        <w:rPr>
          <w:ins w:id="478" w:author="JOAO PEDRO DE ALCANTARA LIMA" w:date="2025-05-01T13:16:00Z"/>
          <w:rFonts w:eastAsia="MS Gothic" w:cstheme="minorHAnsi"/>
          <w:b/>
          <w:bCs/>
          <w:color w:val="4F81BD"/>
          <w:lang w:val="en-US"/>
          <w:rPrChange w:id="479" w:author="JOAO PEDRO DE ALCANTARA LIMA" w:date="2025-05-01T13:29:00Z">
            <w:rPr>
              <w:ins w:id="480" w:author="JOAO PEDRO DE ALCANTARA LIMA" w:date="2025-05-01T13:16:00Z"/>
              <w:rFonts w:ascii="Calibri" w:eastAsia="MS Gothic" w:hAnsi="Calibri" w:cs="Times New Roman"/>
              <w:b/>
              <w:bCs/>
              <w:color w:val="4F81BD"/>
              <w:sz w:val="26"/>
              <w:szCs w:val="26"/>
              <w:lang w:val="en-US"/>
            </w:rPr>
          </w:rPrChange>
        </w:rPr>
      </w:pPr>
      <w:proofErr w:type="spellStart"/>
      <w:ins w:id="481" w:author="JOAO PEDRO DE ALCANTARA LIMA" w:date="2025-05-01T13:16:00Z">
        <w:r w:rsidRPr="00830BDA">
          <w:rPr>
            <w:rFonts w:eastAsia="MS Gothic" w:cstheme="minorHAnsi"/>
            <w:b/>
            <w:bCs/>
            <w:color w:val="4F81BD"/>
            <w:lang w:val="en-US"/>
            <w:rPrChange w:id="482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lastRenderedPageBreak/>
          <w:t>Convergência</w:t>
        </w:r>
        <w:proofErr w:type="spellEnd"/>
        <w:r w:rsidRPr="00830BDA">
          <w:rPr>
            <w:rFonts w:eastAsia="MS Gothic" w:cstheme="minorHAnsi"/>
            <w:b/>
            <w:bCs/>
            <w:color w:val="4F81BD"/>
            <w:lang w:val="en-US"/>
            <w:rPrChange w:id="483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 xml:space="preserve"> do </w:t>
        </w:r>
        <w:proofErr w:type="spellStart"/>
        <w:r w:rsidRPr="00830BDA">
          <w:rPr>
            <w:rFonts w:eastAsia="MS Gothic" w:cstheme="minorHAnsi"/>
            <w:b/>
            <w:bCs/>
            <w:color w:val="4F81BD"/>
            <w:lang w:val="en-US"/>
            <w:rPrChange w:id="484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>Custo</w:t>
        </w:r>
        <w:proofErr w:type="spellEnd"/>
        <w:r w:rsidRPr="00830BDA">
          <w:rPr>
            <w:rFonts w:eastAsia="MS Gothic" w:cstheme="minorHAnsi"/>
            <w:b/>
            <w:bCs/>
            <w:color w:val="4F81BD"/>
            <w:lang w:val="en-US"/>
            <w:rPrChange w:id="485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 xml:space="preserve"> - </w:t>
        </w:r>
        <w:proofErr w:type="spellStart"/>
        <w:r w:rsidRPr="00830BDA">
          <w:rPr>
            <w:rFonts w:eastAsia="MS Gothic" w:cstheme="minorHAnsi"/>
            <w:b/>
            <w:bCs/>
            <w:color w:val="4F81BD"/>
            <w:lang w:val="en-US"/>
            <w:rPrChange w:id="486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>Gradiente</w:t>
        </w:r>
        <w:proofErr w:type="spellEnd"/>
        <w:r w:rsidRPr="00830BDA">
          <w:rPr>
            <w:rFonts w:eastAsia="MS Gothic" w:cstheme="minorHAnsi"/>
            <w:b/>
            <w:bCs/>
            <w:color w:val="4F81BD"/>
            <w:lang w:val="en-US"/>
            <w:rPrChange w:id="487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Gothic" w:cstheme="minorHAnsi"/>
            <w:b/>
            <w:bCs/>
            <w:color w:val="4F81BD"/>
            <w:lang w:val="en-US"/>
            <w:rPrChange w:id="488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>Descendente</w:t>
        </w:r>
        <w:proofErr w:type="spellEnd"/>
      </w:ins>
    </w:p>
    <w:p w:rsidR="00C74378" w:rsidRPr="00830BDA" w:rsidRDefault="00C74378" w:rsidP="00C74378">
      <w:pPr>
        <w:spacing w:after="200" w:line="276" w:lineRule="auto"/>
        <w:rPr>
          <w:ins w:id="489" w:author="JOAO PEDRO DE ALCANTARA LIMA" w:date="2025-05-01T13:16:00Z"/>
          <w:rFonts w:eastAsia="MS Mincho" w:cstheme="minorHAnsi"/>
          <w:lang w:val="en-US"/>
          <w:rPrChange w:id="490" w:author="JOAO PEDRO DE ALCANTARA LIMA" w:date="2025-05-01T13:29:00Z">
            <w:rPr>
              <w:ins w:id="491" w:author="JOAO PEDRO DE ALCANTARA LIMA" w:date="2025-05-01T13:16:00Z"/>
              <w:rFonts w:ascii="Cambria" w:eastAsia="MS Mincho" w:hAnsi="Cambria" w:cs="Times New Roman"/>
              <w:lang w:val="en-US"/>
            </w:rPr>
          </w:rPrChange>
        </w:rPr>
      </w:pPr>
      <w:ins w:id="492" w:author="JOAO PEDRO DE ALCANTARA LIMA" w:date="2025-05-01T13:16:00Z">
        <w:r w:rsidRPr="00830BDA">
          <w:rPr>
            <w:rFonts w:eastAsia="MS Mincho" w:cstheme="minorHAnsi"/>
            <w:noProof/>
            <w:lang w:eastAsia="pt-BR"/>
            <w:rPrChange w:id="493" w:author="JOAO PEDRO DE ALCANTARA LIMA" w:date="2025-05-01T13:29:00Z">
              <w:rPr>
                <w:rFonts w:ascii="Cambria" w:eastAsia="MS Mincho" w:hAnsi="Cambria" w:cs="Times New Roman"/>
                <w:noProof/>
                <w:lang w:eastAsia="pt-BR"/>
              </w:rPr>
            </w:rPrChange>
          </w:rPr>
          <w:drawing>
            <wp:inline distT="0" distB="0" distL="0" distR="0" wp14:anchorId="586C4786" wp14:editId="22257D45">
              <wp:extent cx="5032375" cy="4124960"/>
              <wp:effectExtent l="0" t="0" r="0" b="8890"/>
              <wp:docPr id="5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032375" cy="4124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C74378" w:rsidRPr="00830BDA" w:rsidRDefault="00C74378" w:rsidP="00C74378">
      <w:pPr>
        <w:spacing w:after="200" w:line="240" w:lineRule="auto"/>
        <w:rPr>
          <w:ins w:id="494" w:author="JOAO PEDRO DE ALCANTARA LIMA" w:date="2025-05-01T13:16:00Z"/>
          <w:rFonts w:eastAsia="MS Mincho" w:cstheme="minorHAnsi"/>
          <w:b/>
          <w:bCs/>
          <w:color w:val="4F81BD"/>
          <w:lang w:val="en-US"/>
          <w:rPrChange w:id="495" w:author="JOAO PEDRO DE ALCANTARA LIMA" w:date="2025-05-01T13:29:00Z">
            <w:rPr>
              <w:ins w:id="496" w:author="JOAO PEDRO DE ALCANTARA LIMA" w:date="2025-05-01T13:16:00Z"/>
              <w:rFonts w:ascii="Cambria" w:eastAsia="MS Mincho" w:hAnsi="Cambria" w:cs="Times New Roman"/>
              <w:b/>
              <w:bCs/>
              <w:color w:val="4F81BD"/>
              <w:sz w:val="18"/>
              <w:szCs w:val="18"/>
              <w:lang w:val="en-US"/>
            </w:rPr>
          </w:rPrChange>
        </w:rPr>
      </w:pPr>
      <w:proofErr w:type="spellStart"/>
      <w:ins w:id="497" w:author="JOAO PEDRO DE ALCANTARA LIMA" w:date="2025-05-01T13:16:00Z">
        <w:r w:rsidRPr="00830BDA">
          <w:rPr>
            <w:rFonts w:eastAsia="MS Mincho" w:cstheme="minorHAnsi"/>
            <w:b/>
            <w:bCs/>
            <w:color w:val="4F81BD"/>
            <w:lang w:val="en-US"/>
            <w:rPrChange w:id="498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Figura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499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-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500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Evolução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501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do valor da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502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função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503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de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504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custo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505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506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ao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507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508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longo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509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das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510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iterações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511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do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512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gradiente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513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514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descendente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515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,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516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demonstrando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517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gramStart"/>
        <w:r w:rsidRPr="00830BDA">
          <w:rPr>
            <w:rFonts w:eastAsia="MS Mincho" w:cstheme="minorHAnsi"/>
            <w:b/>
            <w:bCs/>
            <w:color w:val="4F81BD"/>
            <w:lang w:val="en-US"/>
            <w:rPrChange w:id="518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a</w:t>
        </w:r>
        <w:proofErr w:type="gramEnd"/>
        <w:r w:rsidRPr="00830BDA">
          <w:rPr>
            <w:rFonts w:eastAsia="MS Mincho" w:cstheme="minorHAnsi"/>
            <w:b/>
            <w:bCs/>
            <w:color w:val="4F81BD"/>
            <w:lang w:val="en-US"/>
            <w:rPrChange w:id="519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520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eficiência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521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do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522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algoritmo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523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.</w:t>
        </w:r>
      </w:ins>
    </w:p>
    <w:p w:rsidR="00C44D0D" w:rsidRPr="00830BDA" w:rsidRDefault="00C44D0D" w:rsidP="00C44D0D">
      <w:pPr>
        <w:rPr>
          <w:ins w:id="524" w:author="JOAO PEDRO DE ALCANTARA LIMA" w:date="2025-05-01T13:19:00Z"/>
          <w:rFonts w:cstheme="minorHAnsi"/>
          <w:rPrChange w:id="525" w:author="JOAO PEDRO DE ALCANTARA LIMA" w:date="2025-05-01T13:29:00Z">
            <w:rPr>
              <w:ins w:id="526" w:author="JOAO PEDRO DE ALCANTARA LIMA" w:date="2025-05-01T13:19:00Z"/>
              <w:rFonts w:cstheme="minorHAnsi"/>
            </w:rPr>
          </w:rPrChange>
        </w:rPr>
      </w:pPr>
      <w:ins w:id="527" w:author="JOAO PEDRO DE ALCANTARA LIMA" w:date="2025-05-01T13:19:00Z">
        <w:r w:rsidRPr="00830BDA">
          <w:rPr>
            <w:rFonts w:cstheme="minorHAnsi"/>
          </w:rPr>
          <w:t>A Figura apresenta a evolução do valor da função de custo ao longo das iterações do algoritmo de Gradiente Descendente. Observa-se uma redução progressiva e suave do custo, indicando a convergência do modelo para uma solução ótima. Essa tendência reforça a eficiência do método em ajustar os parâmetros mesmo em um espaço de características multivar</w:t>
        </w:r>
        <w:r w:rsidRPr="00830BDA">
          <w:rPr>
            <w:rFonts w:cstheme="minorHAnsi"/>
            <w:rPrChange w:id="528" w:author="JOAO PEDRO DE ALCANTARA LIMA" w:date="2025-05-01T13:29:00Z">
              <w:rPr>
                <w:rFonts w:cstheme="minorHAnsi"/>
              </w:rPr>
            </w:rPrChange>
          </w:rPr>
          <w:t>iado, desde que configurado com uma taxa de aprendizado adequada.</w:t>
        </w:r>
      </w:ins>
    </w:p>
    <w:p w:rsidR="00C74378" w:rsidRPr="00830BDA" w:rsidRDefault="00C74378" w:rsidP="00E23C89">
      <w:pPr>
        <w:ind w:left="360"/>
        <w:jc w:val="both"/>
        <w:rPr>
          <w:ins w:id="529" w:author="JOAO PEDRO DE ALCANTARA LIMA" w:date="2025-05-01T13:16:00Z"/>
          <w:rFonts w:cstheme="minorHAnsi"/>
          <w:rPrChange w:id="530" w:author="JOAO PEDRO DE ALCANTARA LIMA" w:date="2025-05-01T13:29:00Z">
            <w:rPr>
              <w:ins w:id="531" w:author="JOAO PEDRO DE ALCANTARA LIMA" w:date="2025-05-01T13:16:00Z"/>
              <w:rFonts w:cstheme="minorHAnsi"/>
            </w:rPr>
          </w:rPrChange>
        </w:rPr>
        <w:pPrChange w:id="532" w:author="JOAO PEDRO DE ALCANTARA LIMA" w:date="2025-05-01T13:01:00Z">
          <w:pPr/>
        </w:pPrChange>
      </w:pPr>
    </w:p>
    <w:p w:rsidR="00C74378" w:rsidRPr="00830BDA" w:rsidRDefault="00C74378" w:rsidP="00C74378">
      <w:pPr>
        <w:keepNext/>
        <w:keepLines/>
        <w:spacing w:before="200" w:after="0" w:line="276" w:lineRule="auto"/>
        <w:outlineLvl w:val="1"/>
        <w:rPr>
          <w:ins w:id="533" w:author="JOAO PEDRO DE ALCANTARA LIMA" w:date="2025-05-01T13:17:00Z"/>
          <w:rFonts w:eastAsia="MS Gothic" w:cstheme="minorHAnsi"/>
          <w:b/>
          <w:bCs/>
          <w:color w:val="4F81BD"/>
          <w:lang w:val="en-US"/>
          <w:rPrChange w:id="534" w:author="JOAO PEDRO DE ALCANTARA LIMA" w:date="2025-05-01T13:29:00Z">
            <w:rPr>
              <w:ins w:id="535" w:author="JOAO PEDRO DE ALCANTARA LIMA" w:date="2025-05-01T13:17:00Z"/>
              <w:rFonts w:ascii="Calibri" w:eastAsia="MS Gothic" w:hAnsi="Calibri" w:cs="Times New Roman"/>
              <w:b/>
              <w:bCs/>
              <w:color w:val="4F81BD"/>
              <w:sz w:val="26"/>
              <w:szCs w:val="26"/>
              <w:lang w:val="en-US"/>
            </w:rPr>
          </w:rPrChange>
        </w:rPr>
      </w:pPr>
      <w:proofErr w:type="spellStart"/>
      <w:ins w:id="536" w:author="JOAO PEDRO DE ALCANTARA LIMA" w:date="2025-05-01T13:17:00Z">
        <w:r w:rsidRPr="00830BDA">
          <w:rPr>
            <w:rFonts w:eastAsia="MS Gothic" w:cstheme="minorHAnsi"/>
            <w:b/>
            <w:bCs/>
            <w:color w:val="4F81BD"/>
            <w:lang w:val="en-US"/>
            <w:rPrChange w:id="537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lastRenderedPageBreak/>
          <w:t>Comparação</w:t>
        </w:r>
        <w:proofErr w:type="spellEnd"/>
        <w:r w:rsidRPr="00830BDA">
          <w:rPr>
            <w:rFonts w:eastAsia="MS Gothic" w:cstheme="minorHAnsi"/>
            <w:b/>
            <w:bCs/>
            <w:color w:val="4F81BD"/>
            <w:lang w:val="en-US"/>
            <w:rPrChange w:id="538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 xml:space="preserve"> da </w:t>
        </w:r>
        <w:proofErr w:type="spellStart"/>
        <w:r w:rsidRPr="00830BDA">
          <w:rPr>
            <w:rFonts w:eastAsia="MS Gothic" w:cstheme="minorHAnsi"/>
            <w:b/>
            <w:bCs/>
            <w:color w:val="4F81BD"/>
            <w:lang w:val="en-US"/>
            <w:rPrChange w:id="539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>Convergência</w:t>
        </w:r>
        <w:proofErr w:type="spellEnd"/>
        <w:r w:rsidRPr="00830BDA">
          <w:rPr>
            <w:rFonts w:eastAsia="MS Gothic" w:cstheme="minorHAnsi"/>
            <w:b/>
            <w:bCs/>
            <w:color w:val="4F81BD"/>
            <w:lang w:val="en-US"/>
            <w:rPrChange w:id="540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>: GD vs. NE</w:t>
        </w:r>
      </w:ins>
    </w:p>
    <w:p w:rsidR="00C74378" w:rsidRPr="00830BDA" w:rsidRDefault="00C74378" w:rsidP="00C74378">
      <w:pPr>
        <w:spacing w:after="200" w:line="276" w:lineRule="auto"/>
        <w:rPr>
          <w:ins w:id="541" w:author="JOAO PEDRO DE ALCANTARA LIMA" w:date="2025-05-01T13:17:00Z"/>
          <w:rFonts w:eastAsia="MS Mincho" w:cstheme="minorHAnsi"/>
          <w:lang w:val="en-US"/>
          <w:rPrChange w:id="542" w:author="JOAO PEDRO DE ALCANTARA LIMA" w:date="2025-05-01T13:29:00Z">
            <w:rPr>
              <w:ins w:id="543" w:author="JOAO PEDRO DE ALCANTARA LIMA" w:date="2025-05-01T13:17:00Z"/>
              <w:rFonts w:ascii="Cambria" w:eastAsia="MS Mincho" w:hAnsi="Cambria" w:cs="Times New Roman"/>
              <w:lang w:val="en-US"/>
            </w:rPr>
          </w:rPrChange>
        </w:rPr>
      </w:pPr>
      <w:ins w:id="544" w:author="JOAO PEDRO DE ALCANTARA LIMA" w:date="2025-05-01T13:17:00Z">
        <w:r w:rsidRPr="00830BDA">
          <w:rPr>
            <w:rFonts w:eastAsia="MS Mincho" w:cstheme="minorHAnsi"/>
            <w:noProof/>
            <w:lang w:eastAsia="pt-BR"/>
            <w:rPrChange w:id="545" w:author="JOAO PEDRO DE ALCANTARA LIMA" w:date="2025-05-01T13:29:00Z">
              <w:rPr>
                <w:rFonts w:ascii="Cambria" w:eastAsia="MS Mincho" w:hAnsi="Cambria" w:cs="Times New Roman"/>
                <w:noProof/>
                <w:lang w:eastAsia="pt-BR"/>
              </w:rPr>
            </w:rPrChange>
          </w:rPr>
          <w:drawing>
            <wp:inline distT="0" distB="0" distL="0" distR="0" wp14:anchorId="599DDD19" wp14:editId="6E98F068">
              <wp:extent cx="5032375" cy="4124960"/>
              <wp:effectExtent l="0" t="0" r="0" b="8890"/>
              <wp:docPr id="11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032375" cy="4124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C74378" w:rsidRPr="00830BDA" w:rsidRDefault="00C74378" w:rsidP="00C74378">
      <w:pPr>
        <w:spacing w:after="200" w:line="240" w:lineRule="auto"/>
        <w:rPr>
          <w:ins w:id="546" w:author="JOAO PEDRO DE ALCANTARA LIMA" w:date="2025-05-01T13:20:00Z"/>
          <w:rFonts w:eastAsia="MS Mincho" w:cstheme="minorHAnsi"/>
          <w:b/>
          <w:bCs/>
          <w:color w:val="4F81BD"/>
          <w:lang w:val="en-US"/>
          <w:rPrChange w:id="547" w:author="JOAO PEDRO DE ALCANTARA LIMA" w:date="2025-05-01T13:29:00Z">
            <w:rPr>
              <w:ins w:id="548" w:author="JOAO PEDRO DE ALCANTARA LIMA" w:date="2025-05-01T13:20:00Z"/>
              <w:rFonts w:ascii="Cambria" w:eastAsia="MS Mincho" w:hAnsi="Cambria" w:cs="Times New Roman"/>
              <w:b/>
              <w:bCs/>
              <w:color w:val="4F81BD"/>
              <w:sz w:val="18"/>
              <w:szCs w:val="18"/>
              <w:lang w:val="en-US"/>
            </w:rPr>
          </w:rPrChange>
        </w:rPr>
      </w:pPr>
      <w:proofErr w:type="spellStart"/>
      <w:ins w:id="549" w:author="JOAO PEDRO DE ALCANTARA LIMA" w:date="2025-05-01T13:17:00Z">
        <w:r w:rsidRPr="00830BDA">
          <w:rPr>
            <w:rFonts w:eastAsia="MS Mincho" w:cstheme="minorHAnsi"/>
            <w:b/>
            <w:bCs/>
            <w:color w:val="4F81BD"/>
            <w:lang w:val="en-US"/>
            <w:rPrChange w:id="550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Figura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551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- A NE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552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alcança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553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o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554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custo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555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556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ótimo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557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558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imediatamente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559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,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560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enquanto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561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o GD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562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necessita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563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de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564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múltiplas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565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566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iterações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567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para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568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convergir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569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.</w:t>
        </w:r>
      </w:ins>
    </w:p>
    <w:p w:rsidR="00C44D0D" w:rsidRPr="00830BDA" w:rsidRDefault="00C44D0D" w:rsidP="00C44D0D">
      <w:pPr>
        <w:rPr>
          <w:ins w:id="570" w:author="JOAO PEDRO DE ALCANTARA LIMA" w:date="2025-05-01T13:20:00Z"/>
          <w:rFonts w:eastAsia="MS Mincho" w:cstheme="minorHAnsi"/>
          <w:bCs/>
          <w:color w:val="4F81BD"/>
          <w:lang w:val="en-US"/>
          <w:rPrChange w:id="571" w:author="JOAO PEDRO DE ALCANTARA LIMA" w:date="2025-05-01T13:29:00Z">
            <w:rPr>
              <w:ins w:id="572" w:author="JOAO PEDRO DE ALCANTARA LIMA" w:date="2025-05-01T13:20:00Z"/>
              <w:rFonts w:ascii="Cambria" w:eastAsia="MS Mincho" w:hAnsi="Cambria" w:cs="Times New Roman"/>
              <w:b/>
              <w:bCs/>
              <w:color w:val="4F81BD"/>
              <w:sz w:val="18"/>
              <w:szCs w:val="18"/>
              <w:lang w:val="en-US"/>
            </w:rPr>
          </w:rPrChange>
        </w:rPr>
      </w:pPr>
      <w:ins w:id="573" w:author="JOAO PEDRO DE ALCANTARA LIMA" w:date="2025-05-01T13:20:00Z">
        <w:r w:rsidRPr="00830BDA">
          <w:rPr>
            <w:rFonts w:eastAsia="MS Mincho" w:cstheme="minorHAnsi"/>
            <w:bCs/>
            <w:color w:val="4F81BD"/>
            <w:lang w:val="en-US"/>
            <w:rPrChange w:id="574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A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575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Figura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576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577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ilustra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578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a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579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comparação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580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entre o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581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Gradiente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582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583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Descendente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584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(GD) e </w:t>
        </w:r>
        <w:proofErr w:type="gramStart"/>
        <w:r w:rsidRPr="00830BDA">
          <w:rPr>
            <w:rFonts w:eastAsia="MS Mincho" w:cstheme="minorHAnsi"/>
            <w:bCs/>
            <w:color w:val="4F81BD"/>
            <w:lang w:val="en-US"/>
            <w:rPrChange w:id="585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a</w:t>
        </w:r>
        <w:proofErr w:type="gramEnd"/>
        <w:r w:rsidRPr="00830BDA">
          <w:rPr>
            <w:rFonts w:eastAsia="MS Mincho" w:cstheme="minorHAnsi"/>
            <w:bCs/>
            <w:color w:val="4F81BD"/>
            <w:lang w:val="en-US"/>
            <w:rPrChange w:id="586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587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Equação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588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Normal (NE)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589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em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590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591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termos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592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de valor da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593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função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594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de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595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custo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596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. Nota-se que a NE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597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atinge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598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599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imediatamente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00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o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01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custo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02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03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ótimo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04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,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05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pois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06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07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fornece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08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09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uma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10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11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solução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12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13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analítica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14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15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exata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16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.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17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Já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18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o GD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19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precisa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20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de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21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várias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22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23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iterações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24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para se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25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aproximar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26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do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27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mesmo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28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valor,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29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evidenciando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30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a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31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diferença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32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entre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33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métodos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34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35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iterativos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36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e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37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fechados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38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39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em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40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41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relação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42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à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43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rapidez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44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e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45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precisão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46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47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na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48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49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obtenção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50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dos </w:t>
        </w:r>
        <w:proofErr w:type="spellStart"/>
        <w:r w:rsidRPr="00830BDA">
          <w:rPr>
            <w:rFonts w:eastAsia="MS Mincho" w:cstheme="minorHAnsi"/>
            <w:bCs/>
            <w:color w:val="4F81BD"/>
            <w:lang w:val="en-US"/>
            <w:rPrChange w:id="651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parâmetros</w:t>
        </w:r>
        <w:proofErr w:type="spellEnd"/>
        <w:r w:rsidRPr="00830BDA">
          <w:rPr>
            <w:rFonts w:eastAsia="MS Mincho" w:cstheme="minorHAnsi"/>
            <w:bCs/>
            <w:color w:val="4F81BD"/>
            <w:lang w:val="en-US"/>
            <w:rPrChange w:id="652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.</w:t>
        </w:r>
      </w:ins>
    </w:p>
    <w:p w:rsidR="00C44D0D" w:rsidRPr="00830BDA" w:rsidRDefault="00C44D0D" w:rsidP="00C74378">
      <w:pPr>
        <w:spacing w:after="200" w:line="240" w:lineRule="auto"/>
        <w:rPr>
          <w:ins w:id="653" w:author="JOAO PEDRO DE ALCANTARA LIMA" w:date="2025-05-01T13:17:00Z"/>
          <w:rFonts w:eastAsia="MS Mincho" w:cstheme="minorHAnsi"/>
          <w:b/>
          <w:bCs/>
          <w:color w:val="4F81BD"/>
          <w:lang w:val="en-US"/>
          <w:rPrChange w:id="654" w:author="JOAO PEDRO DE ALCANTARA LIMA" w:date="2025-05-01T13:29:00Z">
            <w:rPr>
              <w:ins w:id="655" w:author="JOAO PEDRO DE ALCANTARA LIMA" w:date="2025-05-01T13:17:00Z"/>
              <w:rFonts w:ascii="Cambria" w:eastAsia="MS Mincho" w:hAnsi="Cambria" w:cs="Times New Roman"/>
              <w:b/>
              <w:bCs/>
              <w:color w:val="4F81BD"/>
              <w:sz w:val="18"/>
              <w:szCs w:val="18"/>
              <w:lang w:val="en-US"/>
            </w:rPr>
          </w:rPrChange>
        </w:rPr>
      </w:pPr>
    </w:p>
    <w:p w:rsidR="00C74378" w:rsidRPr="00830BDA" w:rsidRDefault="00C74378" w:rsidP="00E23C89">
      <w:pPr>
        <w:ind w:left="360"/>
        <w:jc w:val="both"/>
        <w:rPr>
          <w:ins w:id="656" w:author="JOAO PEDRO DE ALCANTARA LIMA" w:date="2025-05-01T13:17:00Z"/>
          <w:rFonts w:cstheme="minorHAnsi"/>
        </w:rPr>
        <w:pPrChange w:id="657" w:author="JOAO PEDRO DE ALCANTARA LIMA" w:date="2025-05-01T13:01:00Z">
          <w:pPr/>
        </w:pPrChange>
      </w:pPr>
    </w:p>
    <w:p w:rsidR="00C74378" w:rsidRPr="00830BDA" w:rsidRDefault="00C74378" w:rsidP="00C74378">
      <w:pPr>
        <w:keepNext/>
        <w:keepLines/>
        <w:spacing w:before="200" w:after="0" w:line="276" w:lineRule="auto"/>
        <w:outlineLvl w:val="1"/>
        <w:rPr>
          <w:ins w:id="658" w:author="JOAO PEDRO DE ALCANTARA LIMA" w:date="2025-05-01T13:17:00Z"/>
          <w:rFonts w:eastAsia="MS Gothic" w:cstheme="minorHAnsi"/>
          <w:b/>
          <w:bCs/>
          <w:color w:val="4F81BD"/>
          <w:lang w:val="en-US"/>
          <w:rPrChange w:id="659" w:author="JOAO PEDRO DE ALCANTARA LIMA" w:date="2025-05-01T13:29:00Z">
            <w:rPr>
              <w:ins w:id="660" w:author="JOAO PEDRO DE ALCANTARA LIMA" w:date="2025-05-01T13:17:00Z"/>
              <w:rFonts w:ascii="Calibri" w:eastAsia="MS Gothic" w:hAnsi="Calibri" w:cs="Times New Roman"/>
              <w:b/>
              <w:bCs/>
              <w:color w:val="4F81BD"/>
              <w:sz w:val="26"/>
              <w:szCs w:val="26"/>
              <w:lang w:val="en-US"/>
            </w:rPr>
          </w:rPrChange>
        </w:rPr>
      </w:pPr>
      <w:proofErr w:type="spellStart"/>
      <w:ins w:id="661" w:author="JOAO PEDRO DE ALCANTARA LIMA" w:date="2025-05-01T13:17:00Z">
        <w:r w:rsidRPr="00830BDA">
          <w:rPr>
            <w:rFonts w:eastAsia="MS Gothic" w:cstheme="minorHAnsi"/>
            <w:b/>
            <w:bCs/>
            <w:color w:val="4F81BD"/>
            <w:lang w:val="en-US"/>
            <w:rPrChange w:id="662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lastRenderedPageBreak/>
          <w:t>Superfície</w:t>
        </w:r>
        <w:proofErr w:type="spellEnd"/>
        <w:r w:rsidRPr="00830BDA">
          <w:rPr>
            <w:rFonts w:eastAsia="MS Gothic" w:cstheme="minorHAnsi"/>
            <w:b/>
            <w:bCs/>
            <w:color w:val="4F81BD"/>
            <w:lang w:val="en-US"/>
            <w:rPrChange w:id="663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 xml:space="preserve"> da </w:t>
        </w:r>
        <w:proofErr w:type="spellStart"/>
        <w:r w:rsidRPr="00830BDA">
          <w:rPr>
            <w:rFonts w:eastAsia="MS Gothic" w:cstheme="minorHAnsi"/>
            <w:b/>
            <w:bCs/>
            <w:color w:val="4F81BD"/>
            <w:lang w:val="en-US"/>
            <w:rPrChange w:id="664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>Função</w:t>
        </w:r>
        <w:proofErr w:type="spellEnd"/>
        <w:r w:rsidRPr="00830BDA">
          <w:rPr>
            <w:rFonts w:eastAsia="MS Gothic" w:cstheme="minorHAnsi"/>
            <w:b/>
            <w:bCs/>
            <w:color w:val="4F81BD"/>
            <w:lang w:val="en-US"/>
            <w:rPrChange w:id="665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 xml:space="preserve"> de </w:t>
        </w:r>
        <w:proofErr w:type="spellStart"/>
        <w:r w:rsidRPr="00830BDA">
          <w:rPr>
            <w:rFonts w:eastAsia="MS Gothic" w:cstheme="minorHAnsi"/>
            <w:b/>
            <w:bCs/>
            <w:color w:val="4F81BD"/>
            <w:lang w:val="en-US"/>
            <w:rPrChange w:id="666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>Custo</w:t>
        </w:r>
        <w:proofErr w:type="spellEnd"/>
        <w:r w:rsidRPr="00830BDA">
          <w:rPr>
            <w:rFonts w:eastAsia="MS Gothic" w:cstheme="minorHAnsi"/>
            <w:b/>
            <w:bCs/>
            <w:color w:val="4F81BD"/>
            <w:lang w:val="en-US"/>
            <w:rPrChange w:id="667" w:author="JOAO PEDRO DE ALCANTARA LIMA" w:date="2025-05-01T13:29:00Z">
              <w:rPr>
                <w:rFonts w:ascii="Calibri" w:eastAsia="MS Gothic" w:hAnsi="Calibri" w:cs="Times New Roman"/>
                <w:b/>
                <w:bCs/>
                <w:color w:val="4F81BD"/>
                <w:sz w:val="26"/>
                <w:szCs w:val="26"/>
                <w:lang w:val="en-US"/>
              </w:rPr>
            </w:rPrChange>
          </w:rPr>
          <w:t>: GD vs. NE</w:t>
        </w:r>
      </w:ins>
    </w:p>
    <w:p w:rsidR="00C74378" w:rsidRPr="00830BDA" w:rsidRDefault="00C74378" w:rsidP="00C74378">
      <w:pPr>
        <w:spacing w:after="200" w:line="276" w:lineRule="auto"/>
        <w:rPr>
          <w:ins w:id="668" w:author="JOAO PEDRO DE ALCANTARA LIMA" w:date="2025-05-01T13:17:00Z"/>
          <w:rFonts w:eastAsia="MS Mincho" w:cstheme="minorHAnsi"/>
          <w:lang w:val="en-US"/>
          <w:rPrChange w:id="669" w:author="JOAO PEDRO DE ALCANTARA LIMA" w:date="2025-05-01T13:29:00Z">
            <w:rPr>
              <w:ins w:id="670" w:author="JOAO PEDRO DE ALCANTARA LIMA" w:date="2025-05-01T13:17:00Z"/>
              <w:rFonts w:ascii="Cambria" w:eastAsia="MS Mincho" w:hAnsi="Cambria" w:cs="Times New Roman"/>
              <w:lang w:val="en-US"/>
            </w:rPr>
          </w:rPrChange>
        </w:rPr>
      </w:pPr>
      <w:ins w:id="671" w:author="JOAO PEDRO DE ALCANTARA LIMA" w:date="2025-05-01T13:17:00Z">
        <w:r w:rsidRPr="00830BDA">
          <w:rPr>
            <w:rFonts w:eastAsia="MS Mincho" w:cstheme="minorHAnsi"/>
            <w:noProof/>
            <w:lang w:eastAsia="pt-BR"/>
            <w:rPrChange w:id="672" w:author="JOAO PEDRO DE ALCANTARA LIMA" w:date="2025-05-01T13:29:00Z">
              <w:rPr>
                <w:rFonts w:ascii="Cambria" w:eastAsia="MS Mincho" w:hAnsi="Cambria" w:cs="Times New Roman"/>
                <w:noProof/>
                <w:lang w:eastAsia="pt-BR"/>
              </w:rPr>
            </w:rPrChange>
          </w:rPr>
          <w:drawing>
            <wp:inline distT="0" distB="0" distL="0" distR="0" wp14:anchorId="6E60A8E0" wp14:editId="47E17F8F">
              <wp:extent cx="5032375" cy="3591560"/>
              <wp:effectExtent l="0" t="0" r="0" b="8890"/>
              <wp:docPr id="12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032375" cy="3591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C74378" w:rsidRPr="00830BDA" w:rsidRDefault="00C74378" w:rsidP="00C74378">
      <w:pPr>
        <w:spacing w:after="200" w:line="240" w:lineRule="auto"/>
        <w:rPr>
          <w:ins w:id="673" w:author="JOAO PEDRO DE ALCANTARA LIMA" w:date="2025-05-01T13:17:00Z"/>
          <w:rFonts w:eastAsia="MS Mincho" w:cstheme="minorHAnsi"/>
          <w:b/>
          <w:bCs/>
          <w:color w:val="4F81BD"/>
          <w:lang w:val="en-US"/>
          <w:rPrChange w:id="674" w:author="JOAO PEDRO DE ALCANTARA LIMA" w:date="2025-05-01T13:29:00Z">
            <w:rPr>
              <w:ins w:id="675" w:author="JOAO PEDRO DE ALCANTARA LIMA" w:date="2025-05-01T13:17:00Z"/>
              <w:rFonts w:ascii="Cambria" w:eastAsia="MS Mincho" w:hAnsi="Cambria" w:cs="Times New Roman"/>
              <w:b/>
              <w:bCs/>
              <w:color w:val="4F81BD"/>
              <w:sz w:val="18"/>
              <w:szCs w:val="18"/>
              <w:lang w:val="en-US"/>
            </w:rPr>
          </w:rPrChange>
        </w:rPr>
      </w:pPr>
      <w:proofErr w:type="spellStart"/>
      <w:ins w:id="676" w:author="JOAO PEDRO DE ALCANTARA LIMA" w:date="2025-05-01T13:17:00Z">
        <w:r w:rsidRPr="00830BDA">
          <w:rPr>
            <w:rFonts w:eastAsia="MS Mincho" w:cstheme="minorHAnsi"/>
            <w:b/>
            <w:bCs/>
            <w:color w:val="4F81BD"/>
            <w:lang w:val="en-US"/>
            <w:rPrChange w:id="677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Figura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678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-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679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Perspectiva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680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tridimensional da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681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superfície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682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da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683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função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684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de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685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custo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686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, com a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687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trajetória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688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de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689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convergência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690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dos </w:t>
        </w:r>
        <w:proofErr w:type="spellStart"/>
        <w:r w:rsidRPr="00830BDA">
          <w:rPr>
            <w:rFonts w:eastAsia="MS Mincho" w:cstheme="minorHAnsi"/>
            <w:b/>
            <w:bCs/>
            <w:color w:val="4F81BD"/>
            <w:lang w:val="en-US"/>
            <w:rPrChange w:id="691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>métodos</w:t>
        </w:r>
        <w:proofErr w:type="spellEnd"/>
        <w:r w:rsidRPr="00830BDA">
          <w:rPr>
            <w:rFonts w:eastAsia="MS Mincho" w:cstheme="minorHAnsi"/>
            <w:b/>
            <w:bCs/>
            <w:color w:val="4F81BD"/>
            <w:lang w:val="en-US"/>
            <w:rPrChange w:id="692" w:author="JOAO PEDRO DE ALCANTARA LIMA" w:date="2025-05-01T13:29:00Z">
              <w:rPr>
                <w:rFonts w:ascii="Cambria" w:eastAsia="MS Mincho" w:hAnsi="Cambria" w:cs="Times New Roman"/>
                <w:b/>
                <w:bCs/>
                <w:color w:val="4F81BD"/>
                <w:sz w:val="18"/>
                <w:szCs w:val="18"/>
                <w:lang w:val="en-US"/>
              </w:rPr>
            </w:rPrChange>
          </w:rPr>
          <w:t xml:space="preserve"> GD e NE.</w:t>
        </w:r>
      </w:ins>
    </w:p>
    <w:p w:rsidR="00C74378" w:rsidRPr="00830BDA" w:rsidRDefault="00C44D0D" w:rsidP="00C44D0D">
      <w:pPr>
        <w:jc w:val="both"/>
        <w:rPr>
          <w:ins w:id="693" w:author="JOAO PEDRO DE ALCANTARA LIMA" w:date="2025-05-01T13:25:00Z"/>
          <w:rFonts w:cstheme="minorHAnsi"/>
          <w:rPrChange w:id="694" w:author="JOAO PEDRO DE ALCANTARA LIMA" w:date="2025-05-01T13:29:00Z">
            <w:rPr>
              <w:ins w:id="695" w:author="JOAO PEDRO DE ALCANTARA LIMA" w:date="2025-05-01T13:25:00Z"/>
            </w:rPr>
          </w:rPrChange>
        </w:rPr>
        <w:pPrChange w:id="696" w:author="JOAO PEDRO DE ALCANTARA LIMA" w:date="2025-05-01T13:21:00Z">
          <w:pPr/>
        </w:pPrChange>
      </w:pPr>
      <w:ins w:id="697" w:author="JOAO PEDRO DE ALCANTARA LIMA" w:date="2025-05-01T13:21:00Z">
        <w:r w:rsidRPr="00830BDA">
          <w:rPr>
            <w:rFonts w:cstheme="minorHAnsi"/>
          </w:rPr>
          <w:t>A Figura apresenta uma perspectiva tridimensional da superfície da função de custo</w:t>
        </w:r>
        <w:r w:rsidRPr="00830BDA">
          <w:rPr>
            <w:rFonts w:cstheme="minorHAnsi"/>
            <w:rPrChange w:id="698" w:author="JOAO PEDRO DE ALCANTARA LIMA" w:date="2025-05-01T13:29:00Z">
              <w:rPr/>
            </w:rPrChange>
          </w:rPr>
          <w:t xml:space="preserve"> </w:t>
        </w:r>
        <w:proofErr w:type="gramStart"/>
        <w:r w:rsidRPr="00830BDA">
          <w:rPr>
            <w:rStyle w:val="katex-mathml"/>
            <w:rFonts w:cstheme="minorHAnsi"/>
            <w:rPrChange w:id="699" w:author="JOAO PEDRO DE ALCANTARA LIMA" w:date="2025-05-01T13:29:00Z">
              <w:rPr>
                <w:rStyle w:val="katex-mathml"/>
              </w:rPr>
            </w:rPrChange>
          </w:rPr>
          <w:t>J(</w:t>
        </w:r>
        <w:proofErr w:type="gramEnd"/>
        <w:r w:rsidRPr="00830BDA">
          <w:rPr>
            <w:rStyle w:val="katex-mathml"/>
            <w:rFonts w:cstheme="minorHAnsi"/>
            <w:rPrChange w:id="700" w:author="JOAO PEDRO DE ALCANTARA LIMA" w:date="2025-05-01T13:29:00Z">
              <w:rPr>
                <w:rStyle w:val="katex-mathml"/>
              </w:rPr>
            </w:rPrChange>
          </w:rPr>
          <w:t>θ)</w:t>
        </w:r>
        <w:r w:rsidRPr="00830BDA">
          <w:rPr>
            <w:rFonts w:cstheme="minorHAnsi"/>
            <w:rPrChange w:id="701" w:author="JOAO PEDRO DE ALCANTARA LIMA" w:date="2025-05-01T13:29:00Z">
              <w:rPr/>
            </w:rPrChange>
          </w:rPr>
          <w:t>, onde é possível visualizar a trajetória de convergência do Gradiente Descendente (GD) em direção ao mínimo global. A marcação do ponto correspondente à Equação Normal (NE), já na região de menor custo, destaca seu caráter direto e preciso. Esta visualização reforça a compreensão geométrica do processo de otimização e da eficiência de cada método.</w:t>
        </w:r>
      </w:ins>
    </w:p>
    <w:p w:rsidR="005F57B0" w:rsidRPr="00830BDA" w:rsidRDefault="005F57B0" w:rsidP="00C44D0D">
      <w:pPr>
        <w:jc w:val="both"/>
        <w:rPr>
          <w:ins w:id="702" w:author="JOAO PEDRO DE ALCANTARA LIMA" w:date="2025-05-01T13:25:00Z"/>
          <w:rFonts w:cstheme="minorHAnsi"/>
          <w:rPrChange w:id="703" w:author="JOAO PEDRO DE ALCANTARA LIMA" w:date="2025-05-01T13:29:00Z">
            <w:rPr>
              <w:ins w:id="704" w:author="JOAO PEDRO DE ALCANTARA LIMA" w:date="2025-05-01T13:25:00Z"/>
            </w:rPr>
          </w:rPrChange>
        </w:rPr>
        <w:pPrChange w:id="705" w:author="JOAO PEDRO DE ALCANTARA LIMA" w:date="2025-05-01T13:21:00Z">
          <w:pPr/>
        </w:pPrChange>
      </w:pPr>
    </w:p>
    <w:p w:rsidR="005F57B0" w:rsidRPr="00830BDA" w:rsidRDefault="005F57B0" w:rsidP="00C44D0D">
      <w:pPr>
        <w:jc w:val="both"/>
        <w:rPr>
          <w:ins w:id="706" w:author="JOAO PEDRO DE ALCANTARA LIMA" w:date="2025-05-01T13:26:00Z"/>
          <w:rFonts w:cstheme="minorHAnsi"/>
          <w:rPrChange w:id="707" w:author="JOAO PEDRO DE ALCANTARA LIMA" w:date="2025-05-01T13:29:00Z">
            <w:rPr>
              <w:ins w:id="708" w:author="JOAO PEDRO DE ALCANTARA LIMA" w:date="2025-05-01T13:26:00Z"/>
            </w:rPr>
          </w:rPrChange>
        </w:rPr>
        <w:pPrChange w:id="709" w:author="JOAO PEDRO DE ALCANTARA LIMA" w:date="2025-05-01T13:21:00Z">
          <w:pPr/>
        </w:pPrChange>
      </w:pPr>
      <w:ins w:id="710" w:author="JOAO PEDRO DE ALCANTARA LIMA" w:date="2025-05-01T13:26:00Z">
        <w:r w:rsidRPr="00830BDA">
          <w:rPr>
            <w:rFonts w:cstheme="minorHAnsi"/>
            <w:rPrChange w:id="711" w:author="JOAO PEDRO DE ALCANTARA LIMA" w:date="2025-05-01T13:29:00Z">
              <w:rPr/>
            </w:rPrChange>
          </w:rPr>
          <w:t>4, Conclusões</w:t>
        </w:r>
      </w:ins>
    </w:p>
    <w:p w:rsidR="005F57B0" w:rsidRPr="00830BDA" w:rsidRDefault="005F57B0" w:rsidP="005F57B0">
      <w:pPr>
        <w:jc w:val="both"/>
        <w:rPr>
          <w:ins w:id="712" w:author="JOAO PEDRO DE ALCANTARA LIMA" w:date="2025-05-01T13:26:00Z"/>
          <w:rFonts w:cstheme="minorHAnsi"/>
          <w:rPrChange w:id="713" w:author="JOAO PEDRO DE ALCANTARA LIMA" w:date="2025-05-01T13:29:00Z">
            <w:rPr>
              <w:ins w:id="714" w:author="JOAO PEDRO DE ALCANTARA LIMA" w:date="2025-05-01T13:26:00Z"/>
              <w:rFonts w:cstheme="minorHAnsi"/>
            </w:rPr>
          </w:rPrChange>
        </w:rPr>
      </w:pPr>
      <w:ins w:id="715" w:author="JOAO PEDRO DE ALCANTARA LIMA" w:date="2025-05-01T13:26:00Z">
        <w:r w:rsidRPr="00830BDA">
          <w:rPr>
            <w:rFonts w:cstheme="minorHAnsi"/>
            <w:rPrChange w:id="716" w:author="JOAO PEDRO DE ALCANTARA LIMA" w:date="2025-05-01T13:29:00Z">
              <w:rPr>
                <w:rFonts w:cstheme="minorHAnsi"/>
              </w:rPr>
            </w:rPrChange>
          </w:rPr>
          <w:t>A análise comparativa entre os métodos de otimização e as estratégias de normalização na regressão linear multivariada permitiu e</w:t>
        </w:r>
        <w:r w:rsidRPr="00830BDA">
          <w:rPr>
            <w:rFonts w:cstheme="minorHAnsi"/>
            <w:rPrChange w:id="717" w:author="JOAO PEDRO DE ALCANTARA LIMA" w:date="2025-05-01T13:29:00Z">
              <w:rPr>
                <w:rFonts w:cstheme="minorHAnsi"/>
              </w:rPr>
            </w:rPrChange>
          </w:rPr>
          <w:t>xtrair as seguintes conclusões:</w:t>
        </w:r>
      </w:ins>
    </w:p>
    <w:p w:rsidR="005F57B0" w:rsidRPr="00830BDA" w:rsidRDefault="005F57B0" w:rsidP="005F57B0">
      <w:pPr>
        <w:jc w:val="both"/>
        <w:rPr>
          <w:ins w:id="718" w:author="JOAO PEDRO DE ALCANTARA LIMA" w:date="2025-05-01T13:26:00Z"/>
          <w:rFonts w:cstheme="minorHAnsi"/>
          <w:rPrChange w:id="719" w:author="JOAO PEDRO DE ALCANTARA LIMA" w:date="2025-05-01T13:29:00Z">
            <w:rPr>
              <w:ins w:id="720" w:author="JOAO PEDRO DE ALCANTARA LIMA" w:date="2025-05-01T13:26:00Z"/>
              <w:rFonts w:cstheme="minorHAnsi"/>
            </w:rPr>
          </w:rPrChange>
        </w:rPr>
      </w:pPr>
      <w:ins w:id="721" w:author="JOAO PEDRO DE ALCANTARA LIMA" w:date="2025-05-01T13:26:00Z">
        <w:r w:rsidRPr="00830BDA">
          <w:rPr>
            <w:rFonts w:cstheme="minorHAnsi"/>
            <w:rPrChange w:id="722" w:author="JOAO PEDRO DE ALCANTARA LIMA" w:date="2025-05-01T13:29:00Z">
              <w:rPr>
                <w:rFonts w:cstheme="minorHAnsi"/>
              </w:rPr>
            </w:rPrChange>
          </w:rPr>
          <w:t xml:space="preserve">Importância da Normalização das </w:t>
        </w:r>
        <w:proofErr w:type="spellStart"/>
        <w:r w:rsidRPr="00830BDA">
          <w:rPr>
            <w:rFonts w:cstheme="minorHAnsi"/>
            <w:rPrChange w:id="723" w:author="JOAO PEDRO DE ALCANTARA LIMA" w:date="2025-05-01T13:29:00Z">
              <w:rPr>
                <w:rFonts w:cstheme="minorHAnsi"/>
              </w:rPr>
            </w:rPrChange>
          </w:rPr>
          <w:t>Features</w:t>
        </w:r>
        <w:proofErr w:type="spellEnd"/>
        <w:r w:rsidRPr="00830BDA">
          <w:rPr>
            <w:rFonts w:cstheme="minorHAnsi"/>
            <w:rPrChange w:id="724" w:author="JOAO PEDRO DE ALCANTARA LIMA" w:date="2025-05-01T13:29:00Z">
              <w:rPr>
                <w:rFonts w:cstheme="minorHAnsi"/>
              </w:rPr>
            </w:rPrChange>
          </w:rPr>
          <w:t xml:space="preserve">: A normalização das variáveis independentes é essencial para o desempenho eficiente do algoritmo de Gradiente Descendente (GD). Sem normalização, o GD pode apresentar convergência lenta ou até mesmo não convergir, especialmente quando as </w:t>
        </w:r>
        <w:proofErr w:type="spellStart"/>
        <w:r w:rsidRPr="00830BDA">
          <w:rPr>
            <w:rFonts w:cstheme="minorHAnsi"/>
            <w:rPrChange w:id="725" w:author="JOAO PEDRO DE ALCANTARA LIMA" w:date="2025-05-01T13:29:00Z">
              <w:rPr>
                <w:rFonts w:cstheme="minorHAnsi"/>
              </w:rPr>
            </w:rPrChange>
          </w:rPr>
          <w:t>features</w:t>
        </w:r>
        <w:proofErr w:type="spellEnd"/>
        <w:r w:rsidRPr="00830BDA">
          <w:rPr>
            <w:rFonts w:cstheme="minorHAnsi"/>
            <w:rPrChange w:id="726" w:author="JOAO PEDRO DE ALCANTARA LIMA" w:date="2025-05-01T13:29:00Z">
              <w:rPr>
                <w:rFonts w:cstheme="minorHAnsi"/>
              </w:rPr>
            </w:rPrChange>
          </w:rPr>
          <w:t xml:space="preserve"> possuem escalas muito diferentes. A padronização (z-score) e a normalização min-</w:t>
        </w:r>
        <w:proofErr w:type="spellStart"/>
        <w:r w:rsidRPr="00830BDA">
          <w:rPr>
            <w:rFonts w:cstheme="minorHAnsi"/>
            <w:rPrChange w:id="727" w:author="JOAO PEDRO DE ALCANTARA LIMA" w:date="2025-05-01T13:29:00Z">
              <w:rPr>
                <w:rFonts w:cstheme="minorHAnsi"/>
              </w:rPr>
            </w:rPrChange>
          </w:rPr>
          <w:t>max</w:t>
        </w:r>
        <w:proofErr w:type="spellEnd"/>
        <w:r w:rsidRPr="00830BDA">
          <w:rPr>
            <w:rFonts w:cstheme="minorHAnsi"/>
            <w:rPrChange w:id="728" w:author="JOAO PEDRO DE ALCANTARA LIMA" w:date="2025-05-01T13:29:00Z">
              <w:rPr>
                <w:rFonts w:cstheme="minorHAnsi"/>
              </w:rPr>
            </w:rPrChange>
          </w:rPr>
          <w:t xml:space="preserve"> são técnicas eficazes para escalar os dados, tornando o processo de otimização mais estável e rápido.</w:t>
        </w:r>
      </w:ins>
    </w:p>
    <w:p w:rsidR="005F57B0" w:rsidRPr="00830BDA" w:rsidRDefault="005F57B0" w:rsidP="005F57B0">
      <w:pPr>
        <w:jc w:val="both"/>
        <w:rPr>
          <w:ins w:id="729" w:author="JOAO PEDRO DE ALCANTARA LIMA" w:date="2025-05-01T13:26:00Z"/>
          <w:rFonts w:cstheme="minorHAnsi"/>
          <w:rPrChange w:id="730" w:author="JOAO PEDRO DE ALCANTARA LIMA" w:date="2025-05-01T13:29:00Z">
            <w:rPr>
              <w:ins w:id="731" w:author="JOAO PEDRO DE ALCANTARA LIMA" w:date="2025-05-01T13:26:00Z"/>
              <w:rFonts w:cstheme="minorHAnsi"/>
            </w:rPr>
          </w:rPrChange>
        </w:rPr>
      </w:pPr>
      <w:ins w:id="732" w:author="JOAO PEDRO DE ALCANTARA LIMA" w:date="2025-05-01T13:26:00Z">
        <w:r w:rsidRPr="00830BDA">
          <w:rPr>
            <w:rFonts w:cstheme="minorHAnsi"/>
            <w:rPrChange w:id="733" w:author="JOAO PEDRO DE ALCANTARA LIMA" w:date="2025-05-01T13:29:00Z">
              <w:rPr>
                <w:rFonts w:cstheme="minorHAnsi"/>
              </w:rPr>
            </w:rPrChange>
          </w:rPr>
          <w:t xml:space="preserve">Comparação entre Gradiente Descendente e Equação Normal: A Equação Normal (EN) fornece uma solução analítica direta para os parâmetros do modelo, sendo computacionalmente eficiente para conjuntos de dados pequenos </w:t>
        </w:r>
        <w:proofErr w:type="spellStart"/>
        <w:r w:rsidRPr="00830BDA">
          <w:rPr>
            <w:rFonts w:cstheme="minorHAnsi"/>
            <w:rPrChange w:id="734" w:author="JOAO PEDRO DE ALCANTARA LIMA" w:date="2025-05-01T13:29:00Z">
              <w:rPr>
                <w:rFonts w:cstheme="minorHAnsi"/>
              </w:rPr>
            </w:rPrChange>
          </w:rPr>
          <w:t>a</w:t>
        </w:r>
        <w:proofErr w:type="spellEnd"/>
        <w:r w:rsidRPr="00830BDA">
          <w:rPr>
            <w:rFonts w:cstheme="minorHAnsi"/>
            <w:rPrChange w:id="735" w:author="JOAO PEDRO DE ALCANTARA LIMA" w:date="2025-05-01T13:29:00Z">
              <w:rPr>
                <w:rFonts w:cstheme="minorHAnsi"/>
              </w:rPr>
            </w:rPrChange>
          </w:rPr>
          <w:t xml:space="preserve"> médios. No entanto, para grandes volum</w:t>
        </w:r>
        <w:r w:rsidRPr="00830BDA">
          <w:rPr>
            <w:rFonts w:cstheme="minorHAnsi"/>
            <w:rPrChange w:id="736" w:author="JOAO PEDRO DE ALCANTARA LIMA" w:date="2025-05-01T13:29:00Z">
              <w:rPr>
                <w:rFonts w:cstheme="minorHAnsi"/>
              </w:rPr>
            </w:rPrChange>
          </w:rPr>
          <w:t xml:space="preserve">es de dados ou quando a matriz </w:t>
        </w:r>
        <w:r w:rsidRPr="00830BDA">
          <w:rPr>
            <w:rFonts w:cstheme="minorHAnsi"/>
            <w:rPrChange w:id="737" w:author="JOAO PEDRO DE ALCANTARA LIMA" w:date="2025-05-01T13:29:00Z">
              <w:rPr>
                <w:rFonts w:cstheme="minorHAnsi"/>
              </w:rPr>
            </w:rPrChange>
          </w:rPr>
          <w:t>é singular ou quase singular, o GD se torna mais apropriado, pois não requer a inversão de matrizes e pode ser implementado de forma iterativa e escalável.</w:t>
        </w:r>
      </w:ins>
    </w:p>
    <w:p w:rsidR="005F57B0" w:rsidRPr="00830BDA" w:rsidRDefault="005F57B0" w:rsidP="005F57B0">
      <w:pPr>
        <w:jc w:val="both"/>
        <w:rPr>
          <w:ins w:id="738" w:author="JOAO PEDRO DE ALCANTARA LIMA" w:date="2025-05-01T13:26:00Z"/>
          <w:rFonts w:cstheme="minorHAnsi"/>
          <w:rPrChange w:id="739" w:author="JOAO PEDRO DE ALCANTARA LIMA" w:date="2025-05-01T13:29:00Z">
            <w:rPr>
              <w:ins w:id="740" w:author="JOAO PEDRO DE ALCANTARA LIMA" w:date="2025-05-01T13:26:00Z"/>
              <w:rFonts w:cstheme="minorHAnsi"/>
            </w:rPr>
          </w:rPrChange>
        </w:rPr>
      </w:pPr>
    </w:p>
    <w:p w:rsidR="005F57B0" w:rsidRPr="00830BDA" w:rsidRDefault="005F57B0" w:rsidP="005F57B0">
      <w:pPr>
        <w:jc w:val="both"/>
        <w:rPr>
          <w:ins w:id="741" w:author="JOAO PEDRO DE ALCANTARA LIMA" w:date="2025-05-01T13:26:00Z"/>
          <w:rFonts w:cstheme="minorHAnsi"/>
          <w:rPrChange w:id="742" w:author="JOAO PEDRO DE ALCANTARA LIMA" w:date="2025-05-01T13:29:00Z">
            <w:rPr>
              <w:ins w:id="743" w:author="JOAO PEDRO DE ALCANTARA LIMA" w:date="2025-05-01T13:26:00Z"/>
              <w:rFonts w:cstheme="minorHAnsi"/>
            </w:rPr>
          </w:rPrChange>
        </w:rPr>
      </w:pPr>
      <w:ins w:id="744" w:author="JOAO PEDRO DE ALCANTARA LIMA" w:date="2025-05-01T13:26:00Z">
        <w:r w:rsidRPr="00830BDA">
          <w:rPr>
            <w:rFonts w:cstheme="minorHAnsi"/>
            <w:rPrChange w:id="745" w:author="JOAO PEDRO DE ALCANTARA LIMA" w:date="2025-05-01T13:29:00Z">
              <w:rPr>
                <w:rFonts w:cstheme="minorHAnsi"/>
              </w:rPr>
            </w:rPrChange>
          </w:rPr>
          <w:lastRenderedPageBreak/>
          <w:t xml:space="preserve">Eficiência e Robustez dos Métodos: O GD, quando combinado com técnicas adequadas de normalização, demonstrou ser eficiente e robusto, especialmente em cenários com grandes conjuntos de dados. A EN, embora rápida em pequenos conjuntos, pode ser sensível a problemas de </w:t>
        </w:r>
        <w:proofErr w:type="spellStart"/>
        <w:r w:rsidRPr="00830BDA">
          <w:rPr>
            <w:rFonts w:cstheme="minorHAnsi"/>
            <w:rPrChange w:id="746" w:author="JOAO PEDRO DE ALCANTARA LIMA" w:date="2025-05-01T13:29:00Z">
              <w:rPr>
                <w:rFonts w:cstheme="minorHAnsi"/>
              </w:rPr>
            </w:rPrChange>
          </w:rPr>
          <w:t>multicolinearidade</w:t>
        </w:r>
        <w:proofErr w:type="spellEnd"/>
        <w:r w:rsidRPr="00830BDA">
          <w:rPr>
            <w:rFonts w:cstheme="minorHAnsi"/>
            <w:rPrChange w:id="747" w:author="JOAO PEDRO DE ALCANTARA LIMA" w:date="2025-05-01T13:29:00Z">
              <w:rPr>
                <w:rFonts w:cstheme="minorHAnsi"/>
              </w:rPr>
            </w:rPrChange>
          </w:rPr>
          <w:t xml:space="preserve"> e à presença de </w:t>
        </w:r>
        <w:proofErr w:type="spellStart"/>
        <w:r w:rsidRPr="00830BDA">
          <w:rPr>
            <w:rFonts w:cstheme="minorHAnsi"/>
            <w:rPrChange w:id="748" w:author="JOAO PEDRO DE ALCANTARA LIMA" w:date="2025-05-01T13:29:00Z">
              <w:rPr>
                <w:rFonts w:cstheme="minorHAnsi"/>
              </w:rPr>
            </w:rPrChange>
          </w:rPr>
          <w:t>outliers</w:t>
        </w:r>
        <w:proofErr w:type="spellEnd"/>
        <w:r w:rsidRPr="00830BDA">
          <w:rPr>
            <w:rFonts w:cstheme="minorHAnsi"/>
            <w:rPrChange w:id="749" w:author="JOAO PEDRO DE ALCANTARA LIMA" w:date="2025-05-01T13:29:00Z">
              <w:rPr>
                <w:rFonts w:cstheme="minorHAnsi"/>
              </w:rPr>
            </w:rPrChange>
          </w:rPr>
          <w:t>, afetando a estabilidade dos coeficientes estimados.</w:t>
        </w:r>
      </w:ins>
    </w:p>
    <w:p w:rsidR="005F57B0" w:rsidRPr="00830BDA" w:rsidRDefault="005F57B0" w:rsidP="005F57B0">
      <w:pPr>
        <w:jc w:val="both"/>
        <w:rPr>
          <w:ins w:id="750" w:author="JOAO PEDRO DE ALCANTARA LIMA" w:date="2025-05-01T13:26:00Z"/>
          <w:rFonts w:cstheme="minorHAnsi"/>
          <w:rPrChange w:id="751" w:author="JOAO PEDRO DE ALCANTARA LIMA" w:date="2025-05-01T13:29:00Z">
            <w:rPr>
              <w:ins w:id="752" w:author="JOAO PEDRO DE ALCANTARA LIMA" w:date="2025-05-01T13:26:00Z"/>
              <w:rFonts w:cstheme="minorHAnsi"/>
            </w:rPr>
          </w:rPrChange>
        </w:rPr>
      </w:pPr>
    </w:p>
    <w:p w:rsidR="005F57B0" w:rsidRPr="00830BDA" w:rsidRDefault="005F57B0" w:rsidP="005F57B0">
      <w:pPr>
        <w:jc w:val="both"/>
        <w:rPr>
          <w:ins w:id="753" w:author="JOAO PEDRO DE ALCANTARA LIMA" w:date="2025-05-01T13:26:00Z"/>
          <w:rFonts w:cstheme="minorHAnsi"/>
          <w:rPrChange w:id="754" w:author="JOAO PEDRO DE ALCANTARA LIMA" w:date="2025-05-01T13:29:00Z">
            <w:rPr>
              <w:ins w:id="755" w:author="JOAO PEDRO DE ALCANTARA LIMA" w:date="2025-05-01T13:26:00Z"/>
              <w:rFonts w:cstheme="minorHAnsi"/>
            </w:rPr>
          </w:rPrChange>
        </w:rPr>
      </w:pPr>
      <w:ins w:id="756" w:author="JOAO PEDRO DE ALCANTARA LIMA" w:date="2025-05-01T13:26:00Z">
        <w:r w:rsidRPr="00830BDA">
          <w:rPr>
            <w:rFonts w:cstheme="minorHAnsi"/>
            <w:rPrChange w:id="757" w:author="JOAO PEDRO DE ALCANTARA LIMA" w:date="2025-05-01T13:29:00Z">
              <w:rPr>
                <w:rFonts w:cstheme="minorHAnsi"/>
              </w:rPr>
            </w:rPrChange>
          </w:rPr>
          <w:t>Visualizações e Interpretação dos Resultados: As visualizações geradas, como a evolução da função de custo, a trajetória de convergência no espaço dos parâmetros e o ajuste do plano de regressão aos dados, foram fundamentais para compreender o comportamento dos algoritmos e a</w:t>
        </w:r>
        <w:r w:rsidRPr="00830BDA">
          <w:rPr>
            <w:rFonts w:cstheme="minorHAnsi"/>
            <w:rPrChange w:id="758" w:author="JOAO PEDRO DE ALCANTARA LIMA" w:date="2025-05-01T13:29:00Z">
              <w:rPr>
                <w:rFonts w:cstheme="minorHAnsi"/>
              </w:rPr>
            </w:rPrChange>
          </w:rPr>
          <w:t xml:space="preserve"> qualidade do ajuste do modelo.</w:t>
        </w:r>
      </w:ins>
      <w:ins w:id="759" w:author="JOAO PEDRO DE ALCANTARA LIMA" w:date="2025-05-01T13:27:00Z">
        <w:r w:rsidRPr="00830BDA">
          <w:rPr>
            <w:rFonts w:cstheme="minorHAnsi"/>
            <w:rPrChange w:id="760" w:author="JOAO PEDRO DE ALCANTARA LIMA" w:date="2025-05-01T13:29:00Z">
              <w:rPr>
                <w:rFonts w:cstheme="minorHAnsi"/>
              </w:rPr>
            </w:rPrChange>
          </w:rPr>
          <w:t xml:space="preserve"> </w:t>
        </w:r>
      </w:ins>
      <w:ins w:id="761" w:author="JOAO PEDRO DE ALCANTARA LIMA" w:date="2025-05-01T13:26:00Z">
        <w:r w:rsidRPr="00830BDA">
          <w:rPr>
            <w:rFonts w:cstheme="minorHAnsi"/>
            <w:rPrChange w:id="762" w:author="JOAO PEDRO DE ALCANTARA LIMA" w:date="2025-05-01T13:29:00Z">
              <w:rPr>
                <w:rFonts w:cstheme="minorHAnsi"/>
              </w:rPr>
            </w:rPrChange>
          </w:rPr>
          <w:t xml:space="preserve">Em resumo, a escolha entre GD e EN deve considerar o tamanho e as características do conjunto de dados, bem como a necessidade de </w:t>
        </w:r>
      </w:ins>
      <w:ins w:id="763" w:author="JOAO PEDRO DE ALCANTARA LIMA" w:date="2025-05-01T13:27:00Z">
        <w:r w:rsidRPr="00830BDA">
          <w:rPr>
            <w:rFonts w:cstheme="minorHAnsi"/>
            <w:rPrChange w:id="764" w:author="JOAO PEDRO DE ALCANTARA LIMA" w:date="2025-05-01T13:29:00Z">
              <w:rPr>
                <w:rFonts w:cstheme="minorHAnsi"/>
              </w:rPr>
            </w:rPrChange>
          </w:rPr>
          <w:t>interpretação</w:t>
        </w:r>
      </w:ins>
      <w:ins w:id="765" w:author="JOAO PEDRO DE ALCANTARA LIMA" w:date="2025-05-01T13:26:00Z">
        <w:r w:rsidRPr="00830BDA">
          <w:rPr>
            <w:rFonts w:cstheme="minorHAnsi"/>
            <w:rPrChange w:id="766" w:author="JOAO PEDRO DE ALCANTARA LIMA" w:date="2025-05-01T13:29:00Z">
              <w:rPr>
                <w:rFonts w:cstheme="minorHAnsi"/>
              </w:rPr>
            </w:rPrChange>
          </w:rPr>
          <w:t xml:space="preserve"> e eficiência computacional. A normalização das </w:t>
        </w:r>
        <w:proofErr w:type="spellStart"/>
        <w:r w:rsidRPr="00830BDA">
          <w:rPr>
            <w:rFonts w:cstheme="minorHAnsi"/>
            <w:rPrChange w:id="767" w:author="JOAO PEDRO DE ALCANTARA LIMA" w:date="2025-05-01T13:29:00Z">
              <w:rPr>
                <w:rFonts w:cstheme="minorHAnsi"/>
              </w:rPr>
            </w:rPrChange>
          </w:rPr>
          <w:t>features</w:t>
        </w:r>
        <w:proofErr w:type="spellEnd"/>
        <w:r w:rsidRPr="00830BDA">
          <w:rPr>
            <w:rFonts w:cstheme="minorHAnsi"/>
            <w:rPrChange w:id="768" w:author="JOAO PEDRO DE ALCANTARA LIMA" w:date="2025-05-01T13:29:00Z">
              <w:rPr>
                <w:rFonts w:cstheme="minorHAnsi"/>
              </w:rPr>
            </w:rPrChange>
          </w:rPr>
          <w:t xml:space="preserve"> é uma etapa crucial no pré-processamento dos dados, impactando diretamente na performance dos algoritmos de otimização.</w:t>
        </w:r>
      </w:ins>
    </w:p>
    <w:p w:rsidR="005F57B0" w:rsidRPr="00830BDA" w:rsidRDefault="005F57B0" w:rsidP="00C44D0D">
      <w:pPr>
        <w:jc w:val="both"/>
        <w:rPr>
          <w:ins w:id="769" w:author="JOAO PEDRO DE ALCANTARA LIMA" w:date="2025-05-01T13:28:00Z"/>
          <w:rFonts w:cstheme="minorHAnsi"/>
          <w:rPrChange w:id="770" w:author="JOAO PEDRO DE ALCANTARA LIMA" w:date="2025-05-01T13:29:00Z">
            <w:rPr>
              <w:ins w:id="771" w:author="JOAO PEDRO DE ALCANTARA LIMA" w:date="2025-05-01T13:28:00Z"/>
              <w:rFonts w:cstheme="minorHAnsi"/>
            </w:rPr>
          </w:rPrChange>
        </w:rPr>
        <w:pPrChange w:id="772" w:author="JOAO PEDRO DE ALCANTARA LIMA" w:date="2025-05-01T13:21:00Z">
          <w:pPr/>
        </w:pPrChange>
      </w:pPr>
    </w:p>
    <w:p w:rsidR="00016D93" w:rsidRPr="00830BDA" w:rsidRDefault="00016D93" w:rsidP="00016D93">
      <w:pPr>
        <w:jc w:val="both"/>
        <w:rPr>
          <w:ins w:id="773" w:author="JOAO PEDRO DE ALCANTARA LIMA" w:date="2025-05-01T13:28:00Z"/>
          <w:rFonts w:cstheme="minorHAnsi"/>
          <w:bCs/>
          <w:rPrChange w:id="774" w:author="JOAO PEDRO DE ALCANTARA LIMA" w:date="2025-05-01T13:29:00Z">
            <w:rPr>
              <w:ins w:id="775" w:author="JOAO PEDRO DE ALCANTARA LIMA" w:date="2025-05-01T13:28:00Z"/>
              <w:rFonts w:cstheme="minorHAnsi"/>
              <w:b/>
              <w:bCs/>
            </w:rPr>
          </w:rPrChange>
        </w:rPr>
      </w:pPr>
      <w:ins w:id="776" w:author="JOAO PEDRO DE ALCANTARA LIMA" w:date="2025-05-01T13:28:00Z">
        <w:r w:rsidRPr="00830BDA">
          <w:rPr>
            <w:rFonts w:cstheme="minorHAnsi"/>
            <w:bCs/>
            <w:rPrChange w:id="777" w:author="JOAO PEDRO DE ALCANTARA LIMA" w:date="2025-05-01T13:29:00Z">
              <w:rPr>
                <w:rFonts w:cstheme="minorHAnsi"/>
                <w:b/>
                <w:bCs/>
              </w:rPr>
            </w:rPrChange>
          </w:rPr>
          <w:t>5. Referências</w:t>
        </w:r>
      </w:ins>
    </w:p>
    <w:p w:rsidR="00016D93" w:rsidRPr="00830BDA" w:rsidRDefault="00016D93" w:rsidP="00016D93">
      <w:pPr>
        <w:numPr>
          <w:ilvl w:val="0"/>
          <w:numId w:val="3"/>
        </w:numPr>
        <w:jc w:val="both"/>
        <w:rPr>
          <w:ins w:id="778" w:author="JOAO PEDRO DE ALCANTARA LIMA" w:date="2025-05-01T13:28:00Z"/>
          <w:rFonts w:cstheme="minorHAnsi"/>
          <w:rPrChange w:id="779" w:author="JOAO PEDRO DE ALCANTARA LIMA" w:date="2025-05-01T13:29:00Z">
            <w:rPr>
              <w:ins w:id="780" w:author="JOAO PEDRO DE ALCANTARA LIMA" w:date="2025-05-01T13:28:00Z"/>
              <w:rFonts w:cstheme="minorHAnsi"/>
            </w:rPr>
          </w:rPrChange>
        </w:rPr>
      </w:pPr>
      <w:ins w:id="781" w:author="JOAO PEDRO DE ALCANTARA LIMA" w:date="2025-05-01T13:28:00Z">
        <w:r w:rsidRPr="00830BDA">
          <w:rPr>
            <w:rFonts w:cstheme="minorHAnsi"/>
            <w:b/>
            <w:bCs/>
          </w:rPr>
          <w:t>GONÇALVES, Natalia.</w:t>
        </w:r>
        <w:r w:rsidRPr="00830BDA">
          <w:rPr>
            <w:rFonts w:cstheme="minorHAnsi"/>
          </w:rPr>
          <w:t xml:space="preserve"> </w:t>
        </w:r>
        <w:r w:rsidRPr="00830BDA">
          <w:rPr>
            <w:rFonts w:cstheme="minorHAnsi"/>
            <w:rPrChange w:id="782" w:author="JOAO PEDRO DE ALCANTARA LIMA" w:date="2025-05-01T13:29:00Z">
              <w:rPr>
                <w:rFonts w:cstheme="minorHAnsi"/>
              </w:rPr>
            </w:rPrChange>
          </w:rPr>
          <w:t xml:space="preserve">Uma breve introdução à Regressão Linear. </w:t>
        </w:r>
        <w:proofErr w:type="spellStart"/>
        <w:r w:rsidRPr="00830BDA">
          <w:rPr>
            <w:rFonts w:cstheme="minorHAnsi"/>
            <w:i/>
            <w:iCs/>
            <w:rPrChange w:id="783" w:author="JOAO PEDRO DE ALCANTARA LIMA" w:date="2025-05-01T13:29:00Z">
              <w:rPr>
                <w:rFonts w:cstheme="minorHAnsi"/>
                <w:i/>
                <w:iCs/>
              </w:rPr>
            </w:rPrChange>
          </w:rPr>
          <w:t>Medium</w:t>
        </w:r>
        <w:proofErr w:type="spellEnd"/>
        <w:r w:rsidRPr="00830BDA">
          <w:rPr>
            <w:rFonts w:cstheme="minorHAnsi"/>
            <w:rPrChange w:id="784" w:author="JOAO PEDRO DE ALCANTARA LIMA" w:date="2025-05-01T13:29:00Z">
              <w:rPr>
                <w:rFonts w:cstheme="minorHAnsi"/>
              </w:rPr>
            </w:rPrChange>
          </w:rPr>
          <w:t xml:space="preserve">, 2023. Disponível em: https://medium.com/@natalia.gcvs/uma-breve-introdução-à-regressão-linear-377af14c08aa. Acesso em: </w:t>
        </w:r>
        <w:proofErr w:type="gramStart"/>
        <w:r w:rsidRPr="00830BDA">
          <w:rPr>
            <w:rFonts w:cstheme="minorHAnsi"/>
            <w:rPrChange w:id="785" w:author="JOAO PEDRO DE ALCANTARA LIMA" w:date="2025-05-01T13:29:00Z">
              <w:rPr>
                <w:rFonts w:cstheme="minorHAnsi"/>
              </w:rPr>
            </w:rPrChange>
          </w:rPr>
          <w:t>01 maio 2025</w:t>
        </w:r>
        <w:proofErr w:type="gramEnd"/>
        <w:r w:rsidRPr="00830BDA">
          <w:rPr>
            <w:rFonts w:cstheme="minorHAnsi"/>
            <w:rPrChange w:id="786" w:author="JOAO PEDRO DE ALCANTARA LIMA" w:date="2025-05-01T13:29:00Z">
              <w:rPr>
                <w:rFonts w:cstheme="minorHAnsi"/>
              </w:rPr>
            </w:rPrChange>
          </w:rPr>
          <w:t>.</w:t>
        </w:r>
      </w:ins>
    </w:p>
    <w:p w:rsidR="00016D93" w:rsidRPr="00830BDA" w:rsidRDefault="00016D93" w:rsidP="00016D93">
      <w:pPr>
        <w:numPr>
          <w:ilvl w:val="0"/>
          <w:numId w:val="3"/>
        </w:numPr>
        <w:jc w:val="both"/>
        <w:rPr>
          <w:ins w:id="787" w:author="JOAO PEDRO DE ALCANTARA LIMA" w:date="2025-05-01T13:28:00Z"/>
          <w:rFonts w:cstheme="minorHAnsi"/>
        </w:rPr>
      </w:pPr>
      <w:ins w:id="788" w:author="JOAO PEDRO DE ALCANTARA LIMA" w:date="2025-05-01T13:28:00Z">
        <w:r w:rsidRPr="00830BDA">
          <w:rPr>
            <w:rFonts w:cstheme="minorHAnsi"/>
            <w:b/>
            <w:bCs/>
            <w:rPrChange w:id="789" w:author="JOAO PEDRO DE ALCANTARA LIMA" w:date="2025-05-01T13:29:00Z">
              <w:rPr>
                <w:rFonts w:cstheme="minorHAnsi"/>
                <w:b/>
                <w:bCs/>
              </w:rPr>
            </w:rPrChange>
          </w:rPr>
          <w:t>SANTOS, Tiago Mendonça dos.</w:t>
        </w:r>
        <w:r w:rsidRPr="00830BDA">
          <w:rPr>
            <w:rFonts w:cstheme="minorHAnsi"/>
            <w:rPrChange w:id="790" w:author="JOAO PEDRO DE ALCANTARA LIMA" w:date="2025-05-01T13:29:00Z">
              <w:rPr>
                <w:rFonts w:cstheme="minorHAnsi"/>
              </w:rPr>
            </w:rPrChange>
          </w:rPr>
          <w:t xml:space="preserve"> Gradiente descendente. </w:t>
        </w:r>
        <w:r w:rsidRPr="00830BDA">
          <w:rPr>
            <w:rFonts w:cstheme="minorHAnsi"/>
            <w:i/>
            <w:iCs/>
            <w:rPrChange w:id="791" w:author="JOAO PEDRO DE ALCANTARA LIMA" w:date="2025-05-01T13:29:00Z">
              <w:rPr>
                <w:rFonts w:cstheme="minorHAnsi"/>
                <w:i/>
                <w:iCs/>
              </w:rPr>
            </w:rPrChange>
          </w:rPr>
          <w:t>Blog pessoal</w:t>
        </w:r>
        <w:r w:rsidRPr="00830BDA">
          <w:rPr>
            <w:rFonts w:cstheme="minorHAnsi"/>
            <w:rPrChange w:id="792" w:author="JOAO PEDRO DE ALCANTARA LIMA" w:date="2025-05-01T13:29:00Z">
              <w:rPr>
                <w:rFonts w:cstheme="minorHAnsi"/>
              </w:rPr>
            </w:rPrChange>
          </w:rPr>
          <w:t xml:space="preserve">, 2023. Disponível em: </w:t>
        </w:r>
        <w:r w:rsidRPr="00830BDA">
          <w:rPr>
            <w:rFonts w:cstheme="minorHAnsi"/>
          </w:rPr>
          <w:fldChar w:fldCharType="begin"/>
        </w:r>
        <w:r w:rsidRPr="00830BDA">
          <w:rPr>
            <w:rFonts w:cstheme="minorHAnsi"/>
            <w:rPrChange w:id="793" w:author="JOAO PEDRO DE ALCANTARA LIMA" w:date="2025-05-01T13:29:00Z">
              <w:rPr>
                <w:rFonts w:cstheme="minorHAnsi"/>
              </w:rPr>
            </w:rPrChange>
          </w:rPr>
          <w:instrText xml:space="preserve"> HYPERLINK "https://tiagoms.com/posts/gradiente/" \t "_new" </w:instrText>
        </w:r>
        <w:r w:rsidRPr="00830BDA">
          <w:rPr>
            <w:rFonts w:cstheme="minorHAnsi"/>
            <w:rPrChange w:id="794" w:author="JOAO PEDRO DE ALCANTARA LIMA" w:date="2025-05-01T13:29:00Z">
              <w:rPr>
                <w:rFonts w:cstheme="minorHAnsi"/>
              </w:rPr>
            </w:rPrChange>
          </w:rPr>
          <w:fldChar w:fldCharType="separate"/>
        </w:r>
        <w:r w:rsidRPr="00830BDA">
          <w:rPr>
            <w:rStyle w:val="Hyperlink"/>
            <w:rFonts w:cstheme="minorHAnsi"/>
          </w:rPr>
          <w:t>https://tiagoms.com/posts/gradiente/</w:t>
        </w:r>
        <w:r w:rsidRPr="00830BDA">
          <w:rPr>
            <w:rFonts w:cstheme="minorHAnsi"/>
          </w:rPr>
          <w:fldChar w:fldCharType="end"/>
        </w:r>
        <w:r w:rsidRPr="00830BDA">
          <w:rPr>
            <w:rFonts w:cstheme="minorHAnsi"/>
          </w:rPr>
          <w:t xml:space="preserve">. Acesso em: </w:t>
        </w:r>
        <w:proofErr w:type="gramStart"/>
        <w:r w:rsidRPr="00830BDA">
          <w:rPr>
            <w:rFonts w:cstheme="minorHAnsi"/>
          </w:rPr>
          <w:t>01 maio 2025</w:t>
        </w:r>
        <w:proofErr w:type="gramEnd"/>
        <w:r w:rsidRPr="00830BDA">
          <w:rPr>
            <w:rFonts w:cstheme="minorHAnsi"/>
          </w:rPr>
          <w:t>.</w:t>
        </w:r>
      </w:ins>
    </w:p>
    <w:p w:rsidR="00016D93" w:rsidRPr="00830BDA" w:rsidRDefault="00016D93" w:rsidP="00016D93">
      <w:pPr>
        <w:numPr>
          <w:ilvl w:val="0"/>
          <w:numId w:val="3"/>
        </w:numPr>
        <w:jc w:val="both"/>
        <w:rPr>
          <w:ins w:id="795" w:author="JOAO PEDRO DE ALCANTARA LIMA" w:date="2025-05-01T13:28:00Z"/>
          <w:rFonts w:cstheme="minorHAnsi"/>
        </w:rPr>
      </w:pPr>
      <w:ins w:id="796" w:author="JOAO PEDRO DE ALCANTARA LIMA" w:date="2025-05-01T13:28:00Z">
        <w:r w:rsidRPr="00830BDA">
          <w:rPr>
            <w:rFonts w:cstheme="minorHAnsi"/>
            <w:b/>
            <w:bCs/>
            <w:rPrChange w:id="797" w:author="JOAO PEDRO DE ALCANTARA LIMA" w:date="2025-05-01T13:29:00Z">
              <w:rPr>
                <w:rFonts w:cstheme="minorHAnsi"/>
                <w:b/>
                <w:bCs/>
              </w:rPr>
            </w:rPrChange>
          </w:rPr>
          <w:t>PEREIRA DE FIGUEIREDO, Felipe.</w:t>
        </w:r>
        <w:r w:rsidRPr="00830BDA">
          <w:rPr>
            <w:rFonts w:cstheme="minorHAnsi"/>
            <w:rPrChange w:id="798" w:author="JOAO PEDRO DE ALCANTARA LIMA" w:date="2025-05-01T13:29:00Z">
              <w:rPr>
                <w:rFonts w:cstheme="minorHAnsi"/>
              </w:rPr>
            </w:rPrChange>
          </w:rPr>
          <w:t xml:space="preserve"> Inteligência Artificial e </w:t>
        </w:r>
        <w:proofErr w:type="spellStart"/>
        <w:r w:rsidRPr="00830BDA">
          <w:rPr>
            <w:rFonts w:cstheme="minorHAnsi"/>
            <w:rPrChange w:id="799" w:author="JOAO PEDRO DE ALCANTARA LIMA" w:date="2025-05-01T13:29:00Z">
              <w:rPr>
                <w:rFonts w:cstheme="minorHAnsi"/>
              </w:rPr>
            </w:rPrChange>
          </w:rPr>
          <w:t>Machine</w:t>
        </w:r>
        <w:proofErr w:type="spellEnd"/>
        <w:r w:rsidRPr="00830BDA">
          <w:rPr>
            <w:rFonts w:cstheme="minorHAnsi"/>
            <w:rPrChange w:id="800" w:author="JOAO PEDRO DE ALCANTARA LIMA" w:date="2025-05-01T13:29:00Z">
              <w:rPr>
                <w:rFonts w:cstheme="minorHAnsi"/>
              </w:rPr>
            </w:rPrChange>
          </w:rPr>
          <w:t xml:space="preserve"> Learning: Regressão Linear. </w:t>
        </w:r>
        <w:proofErr w:type="spellStart"/>
        <w:r w:rsidRPr="00830BDA">
          <w:rPr>
            <w:rFonts w:cstheme="minorHAnsi"/>
            <w:i/>
            <w:iCs/>
            <w:rPrChange w:id="801" w:author="JOAO PEDRO DE ALCANTARA LIMA" w:date="2025-05-01T13:29:00Z">
              <w:rPr>
                <w:rFonts w:cstheme="minorHAnsi"/>
                <w:i/>
                <w:iCs/>
              </w:rPr>
            </w:rPrChange>
          </w:rPr>
          <w:t>ResearchGate</w:t>
        </w:r>
        <w:proofErr w:type="spellEnd"/>
        <w:r w:rsidRPr="00830BDA">
          <w:rPr>
            <w:rFonts w:cstheme="minorHAnsi"/>
            <w:rPrChange w:id="802" w:author="JOAO PEDRO DE ALCANTARA LIMA" w:date="2025-05-01T13:29:00Z">
              <w:rPr>
                <w:rFonts w:cstheme="minorHAnsi"/>
              </w:rPr>
            </w:rPrChange>
          </w:rPr>
          <w:t xml:space="preserve">, 2020. Disponível em: </w:t>
        </w:r>
        <w:r w:rsidRPr="00830BDA">
          <w:rPr>
            <w:rFonts w:cstheme="minorHAnsi"/>
          </w:rPr>
          <w:fldChar w:fldCharType="begin"/>
        </w:r>
        <w:r w:rsidRPr="00830BDA">
          <w:rPr>
            <w:rFonts w:cstheme="minorHAnsi"/>
            <w:rPrChange w:id="803" w:author="JOAO PEDRO DE ALCANTARA LIMA" w:date="2025-05-01T13:29:00Z">
              <w:rPr>
                <w:rFonts w:cstheme="minorHAnsi"/>
              </w:rPr>
            </w:rPrChange>
          </w:rPr>
          <w:instrText xml:space="preserve"> HYPERLINK "https://www.researchgate.net/publication/340465177_Inteligencia_Artificial_e_Machine_Learning_Regressao_Linear" \t "_new" </w:instrText>
        </w:r>
        <w:r w:rsidRPr="00830BDA">
          <w:rPr>
            <w:rFonts w:cstheme="minorHAnsi"/>
            <w:rPrChange w:id="804" w:author="JOAO PEDRO DE ALCANTARA LIMA" w:date="2025-05-01T13:29:00Z">
              <w:rPr>
                <w:rFonts w:cstheme="minorHAnsi"/>
              </w:rPr>
            </w:rPrChange>
          </w:rPr>
          <w:fldChar w:fldCharType="separate"/>
        </w:r>
        <w:r w:rsidRPr="00830BDA">
          <w:rPr>
            <w:rStyle w:val="Hyperlink"/>
            <w:rFonts w:cstheme="minorHAnsi"/>
          </w:rPr>
          <w:t>https://www.researchgate.net/publication/340465177_Inteligencia_Artificial_e_Machine_Learning_Re</w:t>
        </w:r>
        <w:r w:rsidRPr="00830BDA">
          <w:rPr>
            <w:rStyle w:val="Hyperlink"/>
            <w:rFonts w:cstheme="minorHAnsi"/>
            <w:rPrChange w:id="805" w:author="JOAO PEDRO DE ALCANTARA LIMA" w:date="2025-05-01T13:29:00Z">
              <w:rPr>
                <w:rStyle w:val="Hyperlink"/>
                <w:rFonts w:cstheme="minorHAnsi"/>
              </w:rPr>
            </w:rPrChange>
          </w:rPr>
          <w:t>gressao_Linear</w:t>
        </w:r>
        <w:r w:rsidRPr="00830BDA">
          <w:rPr>
            <w:rFonts w:cstheme="minorHAnsi"/>
          </w:rPr>
          <w:fldChar w:fldCharType="end"/>
        </w:r>
        <w:r w:rsidRPr="00830BDA">
          <w:rPr>
            <w:rFonts w:cstheme="minorHAnsi"/>
          </w:rPr>
          <w:t xml:space="preserve">. Acesso em: </w:t>
        </w:r>
        <w:proofErr w:type="gramStart"/>
        <w:r w:rsidRPr="00830BDA">
          <w:rPr>
            <w:rFonts w:cstheme="minorHAnsi"/>
          </w:rPr>
          <w:t>01 maio 2025</w:t>
        </w:r>
        <w:proofErr w:type="gramEnd"/>
        <w:r w:rsidRPr="00830BDA">
          <w:rPr>
            <w:rFonts w:cstheme="minorHAnsi"/>
          </w:rPr>
          <w:t>.</w:t>
        </w:r>
      </w:ins>
    </w:p>
    <w:p w:rsidR="00016D93" w:rsidRPr="00830BDA" w:rsidRDefault="00016D93" w:rsidP="00016D93">
      <w:pPr>
        <w:numPr>
          <w:ilvl w:val="0"/>
          <w:numId w:val="3"/>
        </w:numPr>
        <w:jc w:val="both"/>
        <w:rPr>
          <w:ins w:id="806" w:author="JOAO PEDRO DE ALCANTARA LIMA" w:date="2025-05-01T13:28:00Z"/>
          <w:rFonts w:cstheme="minorHAnsi"/>
        </w:rPr>
      </w:pPr>
      <w:ins w:id="807" w:author="JOAO PEDRO DE ALCANTARA LIMA" w:date="2025-05-01T13:28:00Z">
        <w:r w:rsidRPr="00830BDA">
          <w:rPr>
            <w:rFonts w:cstheme="minorHAnsi"/>
            <w:b/>
            <w:bCs/>
            <w:rPrChange w:id="808" w:author="JOAO PEDRO DE ALCANTARA LIMA" w:date="2025-05-01T13:29:00Z">
              <w:rPr>
                <w:rFonts w:cstheme="minorHAnsi"/>
                <w:b/>
                <w:bCs/>
              </w:rPr>
            </w:rPrChange>
          </w:rPr>
          <w:t>NUNES, David Brandão; BARROS NETO, José de Paula; FREITAS, Silvia Maria de.</w:t>
        </w:r>
        <w:r w:rsidRPr="00830BDA">
          <w:rPr>
            <w:rFonts w:cstheme="minorHAnsi"/>
            <w:rPrChange w:id="809" w:author="JOAO PEDRO DE ALCANTARA LIMA" w:date="2025-05-01T13:29:00Z">
              <w:rPr>
                <w:rFonts w:cstheme="minorHAnsi"/>
              </w:rPr>
            </w:rPrChange>
          </w:rPr>
          <w:t xml:space="preserve"> Modelo de regressão linear múltipla para avaliação do valor de mercado de apartamentos residenciais em Fortaleza, CE. </w:t>
        </w:r>
        <w:r w:rsidRPr="00830BDA">
          <w:rPr>
            <w:rFonts w:cstheme="minorHAnsi"/>
            <w:i/>
            <w:iCs/>
            <w:rPrChange w:id="810" w:author="JOAO PEDRO DE ALCANTARA LIMA" w:date="2025-05-01T13:29:00Z">
              <w:rPr>
                <w:rFonts w:cstheme="minorHAnsi"/>
                <w:i/>
                <w:iCs/>
              </w:rPr>
            </w:rPrChange>
          </w:rPr>
          <w:t>Ambiente Construído</w:t>
        </w:r>
        <w:r w:rsidRPr="00830BDA">
          <w:rPr>
            <w:rFonts w:cstheme="minorHAnsi"/>
            <w:rPrChange w:id="811" w:author="JOAO PEDRO DE ALCANTARA LIMA" w:date="2025-05-01T13:29:00Z">
              <w:rPr>
                <w:rFonts w:cstheme="minorHAnsi"/>
              </w:rPr>
            </w:rPrChange>
          </w:rPr>
          <w:t xml:space="preserve">, Porto Alegre, v. 19, n. 1, p. 89-104, </w:t>
        </w:r>
        <w:proofErr w:type="gramStart"/>
        <w:r w:rsidRPr="00830BDA">
          <w:rPr>
            <w:rFonts w:cstheme="minorHAnsi"/>
            <w:rPrChange w:id="812" w:author="JOAO PEDRO DE ALCANTARA LIMA" w:date="2025-05-01T13:29:00Z">
              <w:rPr>
                <w:rFonts w:cstheme="minorHAnsi"/>
              </w:rPr>
            </w:rPrChange>
          </w:rPr>
          <w:t>jan./</w:t>
        </w:r>
        <w:proofErr w:type="gramEnd"/>
        <w:r w:rsidRPr="00830BDA">
          <w:rPr>
            <w:rFonts w:cstheme="minorHAnsi"/>
            <w:rPrChange w:id="813" w:author="JOAO PEDRO DE ALCANTARA LIMA" w:date="2025-05-01T13:29:00Z">
              <w:rPr>
                <w:rFonts w:cstheme="minorHAnsi"/>
              </w:rPr>
            </w:rPrChange>
          </w:rPr>
          <w:t xml:space="preserve">mar. 2019. Disponível em: </w:t>
        </w:r>
        <w:r w:rsidRPr="00830BDA">
          <w:rPr>
            <w:rFonts w:cstheme="minorHAnsi"/>
          </w:rPr>
          <w:fldChar w:fldCharType="begin"/>
        </w:r>
        <w:r w:rsidRPr="00830BDA">
          <w:rPr>
            <w:rFonts w:cstheme="minorHAnsi"/>
            <w:rPrChange w:id="814" w:author="JOAO PEDRO DE ALCANTARA LIMA" w:date="2025-05-01T13:29:00Z">
              <w:rPr>
                <w:rFonts w:cstheme="minorHAnsi"/>
              </w:rPr>
            </w:rPrChange>
          </w:rPr>
          <w:instrText xml:space="preserve"> HYPERLINK "https://www.researchgate.net/publication/331441290_Modelo_de_regressao_linear_multipla_para_avaliacao_do_valor_de_mercado_de_apartamentos_residenciais_em_Fortaleza_CE" \t "_new" </w:instrText>
        </w:r>
        <w:r w:rsidRPr="00830BDA">
          <w:rPr>
            <w:rFonts w:cstheme="minorHAnsi"/>
            <w:rPrChange w:id="815" w:author="JOAO PEDRO DE ALCANTARA LIMA" w:date="2025-05-01T13:29:00Z">
              <w:rPr>
                <w:rFonts w:cstheme="minorHAnsi"/>
              </w:rPr>
            </w:rPrChange>
          </w:rPr>
          <w:fldChar w:fldCharType="separate"/>
        </w:r>
        <w:r w:rsidRPr="00830BDA">
          <w:rPr>
            <w:rStyle w:val="Hyperlink"/>
            <w:rFonts w:cstheme="minorHAnsi"/>
          </w:rPr>
          <w:t>https://www.researchgate.net/publication/331441290_Modelo_de_regressao_linear_multipla_para_avaliacao_do_valor_de_mercado_de_apartamentos_residenciais_em_Fortaleza_CE</w:t>
        </w:r>
        <w:r w:rsidRPr="00830BDA">
          <w:rPr>
            <w:rFonts w:cstheme="minorHAnsi"/>
          </w:rPr>
          <w:fldChar w:fldCharType="end"/>
        </w:r>
        <w:r w:rsidRPr="00830BDA">
          <w:rPr>
            <w:rFonts w:cstheme="minorHAnsi"/>
          </w:rPr>
          <w:t xml:space="preserve">. Acesso em: </w:t>
        </w:r>
        <w:proofErr w:type="gramStart"/>
        <w:r w:rsidRPr="00830BDA">
          <w:rPr>
            <w:rFonts w:cstheme="minorHAnsi"/>
          </w:rPr>
          <w:t>01 maio 2025</w:t>
        </w:r>
        <w:proofErr w:type="gramEnd"/>
        <w:r w:rsidRPr="00830BDA">
          <w:rPr>
            <w:rFonts w:cstheme="minorHAnsi"/>
          </w:rPr>
          <w:t>.</w:t>
        </w:r>
      </w:ins>
    </w:p>
    <w:p w:rsidR="00016D93" w:rsidRPr="00830BDA" w:rsidRDefault="00016D93" w:rsidP="00016D93">
      <w:pPr>
        <w:numPr>
          <w:ilvl w:val="0"/>
          <w:numId w:val="3"/>
        </w:numPr>
        <w:jc w:val="both"/>
        <w:rPr>
          <w:ins w:id="816" w:author="JOAO PEDRO DE ALCANTARA LIMA" w:date="2025-05-01T13:28:00Z"/>
          <w:rFonts w:cstheme="minorHAnsi"/>
        </w:rPr>
      </w:pPr>
      <w:ins w:id="817" w:author="JOAO PEDRO DE ALCANTARA LIMA" w:date="2025-05-01T13:28:00Z">
        <w:r w:rsidRPr="00830BDA">
          <w:rPr>
            <w:rFonts w:cstheme="minorHAnsi"/>
            <w:b/>
            <w:bCs/>
            <w:rPrChange w:id="818" w:author="JOAO PEDRO DE ALCANTARA LIMA" w:date="2025-05-01T13:29:00Z">
              <w:rPr>
                <w:rFonts w:cstheme="minorHAnsi"/>
                <w:b/>
                <w:bCs/>
              </w:rPr>
            </w:rPrChange>
          </w:rPr>
          <w:t>SASSI, R. J. et al.</w:t>
        </w:r>
        <w:r w:rsidRPr="00830BDA">
          <w:rPr>
            <w:rFonts w:cstheme="minorHAnsi"/>
            <w:rPrChange w:id="819" w:author="JOAO PEDRO DE ALCANTARA LIMA" w:date="2025-05-01T13:29:00Z">
              <w:rPr>
                <w:rFonts w:cstheme="minorHAnsi"/>
              </w:rPr>
            </w:rPrChange>
          </w:rPr>
          <w:t xml:space="preserve"> Introdução aos modelos de regressão linear. </w:t>
        </w:r>
        <w:r w:rsidRPr="00830BDA">
          <w:rPr>
            <w:rFonts w:cstheme="minorHAnsi"/>
            <w:i/>
            <w:iCs/>
            <w:rPrChange w:id="820" w:author="JOAO PEDRO DE ALCANTARA LIMA" w:date="2025-05-01T13:29:00Z">
              <w:rPr>
                <w:rFonts w:cstheme="minorHAnsi"/>
                <w:i/>
                <w:iCs/>
              </w:rPr>
            </w:rPrChange>
          </w:rPr>
          <w:t>ENAP</w:t>
        </w:r>
        <w:r w:rsidRPr="00830BDA">
          <w:rPr>
            <w:rFonts w:cstheme="minorHAnsi"/>
            <w:rPrChange w:id="821" w:author="JOAO PEDRO DE ALCANTARA LIMA" w:date="2025-05-01T13:29:00Z">
              <w:rPr>
                <w:rFonts w:cstheme="minorHAnsi"/>
              </w:rPr>
            </w:rPrChange>
          </w:rPr>
          <w:t xml:space="preserve">, 2019. Disponível em: </w:t>
        </w:r>
        <w:r w:rsidRPr="00830BDA">
          <w:rPr>
            <w:rFonts w:cstheme="minorHAnsi"/>
          </w:rPr>
          <w:fldChar w:fldCharType="begin"/>
        </w:r>
        <w:r w:rsidRPr="00830BDA">
          <w:rPr>
            <w:rFonts w:cstheme="minorHAnsi"/>
            <w:rPrChange w:id="822" w:author="JOAO PEDRO DE ALCANTARA LIMA" w:date="2025-05-01T13:29:00Z">
              <w:rPr>
                <w:rFonts w:cstheme="minorHAnsi"/>
              </w:rPr>
            </w:rPrChange>
          </w:rPr>
          <w:instrText xml:space="preserve"> HYPERLINK "https://repositorio.enap.gov.br/bitstream/1/4788/1/Livro_Regress%C3%A3o%20Linear.pdf" \t "_new" </w:instrText>
        </w:r>
        <w:r w:rsidRPr="00830BDA">
          <w:rPr>
            <w:rFonts w:cstheme="minorHAnsi"/>
            <w:rPrChange w:id="823" w:author="JOAO PEDRO DE ALCANTARA LIMA" w:date="2025-05-01T13:29:00Z">
              <w:rPr>
                <w:rFonts w:cstheme="minorHAnsi"/>
              </w:rPr>
            </w:rPrChange>
          </w:rPr>
          <w:fldChar w:fldCharType="separate"/>
        </w:r>
        <w:r w:rsidRPr="00830BDA">
          <w:rPr>
            <w:rStyle w:val="Hyperlink"/>
            <w:rFonts w:cstheme="minorHAnsi"/>
          </w:rPr>
          <w:t>https://repositorio.enap.gov.br/bitstream/1/4788/1/Livro_Regressão%20Linear.pdf</w:t>
        </w:r>
        <w:r w:rsidRPr="00830BDA">
          <w:rPr>
            <w:rFonts w:cstheme="minorHAnsi"/>
          </w:rPr>
          <w:fldChar w:fldCharType="end"/>
        </w:r>
        <w:r w:rsidRPr="00830BDA">
          <w:rPr>
            <w:rFonts w:cstheme="minorHAnsi"/>
          </w:rPr>
          <w:t xml:space="preserve">. Acesso em: </w:t>
        </w:r>
        <w:proofErr w:type="gramStart"/>
        <w:r w:rsidRPr="00830BDA">
          <w:rPr>
            <w:rFonts w:cstheme="minorHAnsi"/>
          </w:rPr>
          <w:t>01 maio 2025</w:t>
        </w:r>
        <w:proofErr w:type="gramEnd"/>
        <w:r w:rsidRPr="00830BDA">
          <w:rPr>
            <w:rFonts w:cstheme="minorHAnsi"/>
          </w:rPr>
          <w:t>.</w:t>
        </w:r>
      </w:ins>
    </w:p>
    <w:p w:rsidR="00016D93" w:rsidRPr="00830BDA" w:rsidRDefault="00016D93" w:rsidP="00C44D0D">
      <w:pPr>
        <w:jc w:val="both"/>
        <w:rPr>
          <w:rFonts w:cstheme="minorHAnsi"/>
          <w:rPrChange w:id="824" w:author="JOAO PEDRO DE ALCANTARA LIMA" w:date="2025-05-01T13:29:00Z">
            <w:rPr>
              <w:rFonts w:cstheme="minorHAnsi"/>
            </w:rPr>
          </w:rPrChange>
        </w:rPr>
        <w:pPrChange w:id="825" w:author="JOAO PEDRO DE ALCANTARA LIMA" w:date="2025-05-01T13:21:00Z">
          <w:pPr/>
        </w:pPrChange>
      </w:pPr>
    </w:p>
    <w:sectPr w:rsidR="00016D93" w:rsidRPr="00830B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9472D"/>
    <w:multiLevelType w:val="multilevel"/>
    <w:tmpl w:val="B778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00E21"/>
    <w:multiLevelType w:val="hybridMultilevel"/>
    <w:tmpl w:val="FBC8B0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B71FD9"/>
    <w:multiLevelType w:val="hybridMultilevel"/>
    <w:tmpl w:val="E520B9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AO PEDRO DE ALCANTARA LIMA">
    <w15:presenceInfo w15:providerId="AD" w15:userId="S-1-5-21-2850520423-4100189804-2404793660-13979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C89"/>
    <w:rsid w:val="00016D93"/>
    <w:rsid w:val="000A4A83"/>
    <w:rsid w:val="00120682"/>
    <w:rsid w:val="00303DA4"/>
    <w:rsid w:val="005F57B0"/>
    <w:rsid w:val="00830BDA"/>
    <w:rsid w:val="00963032"/>
    <w:rsid w:val="00C44D0D"/>
    <w:rsid w:val="00C74378"/>
    <w:rsid w:val="00E23C89"/>
    <w:rsid w:val="00EB44F7"/>
    <w:rsid w:val="00EC12E1"/>
    <w:rsid w:val="00FB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2FFFE"/>
  <w15:chartTrackingRefBased/>
  <w15:docId w15:val="{630A71FB-9CBA-4853-984D-043073658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3C89"/>
    <w:pPr>
      <w:spacing w:line="25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3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23C89"/>
    <w:rPr>
      <w:b/>
      <w:bCs/>
    </w:rPr>
  </w:style>
  <w:style w:type="paragraph" w:styleId="PargrafodaLista">
    <w:name w:val="List Paragraph"/>
    <w:basedOn w:val="Normal"/>
    <w:uiPriority w:val="34"/>
    <w:qFormat/>
    <w:rsid w:val="00E23C89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23C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3C89"/>
    <w:rPr>
      <w:rFonts w:ascii="Segoe UI" w:hAnsi="Segoe UI" w:cs="Segoe UI"/>
      <w:sz w:val="18"/>
      <w:szCs w:val="18"/>
    </w:rPr>
  </w:style>
  <w:style w:type="character" w:customStyle="1" w:styleId="katex-mathml">
    <w:name w:val="katex-mathml"/>
    <w:basedOn w:val="Fontepargpadro"/>
    <w:rsid w:val="00C44D0D"/>
  </w:style>
  <w:style w:type="character" w:customStyle="1" w:styleId="mord">
    <w:name w:val="mord"/>
    <w:basedOn w:val="Fontepargpadro"/>
    <w:rsid w:val="00C44D0D"/>
  </w:style>
  <w:style w:type="character" w:customStyle="1" w:styleId="mopen">
    <w:name w:val="mopen"/>
    <w:basedOn w:val="Fontepargpadro"/>
    <w:rsid w:val="00C44D0D"/>
  </w:style>
  <w:style w:type="character" w:customStyle="1" w:styleId="mclose">
    <w:name w:val="mclose"/>
    <w:basedOn w:val="Fontepargpadro"/>
    <w:rsid w:val="00C44D0D"/>
  </w:style>
  <w:style w:type="character" w:styleId="Hyperlink">
    <w:name w:val="Hyperlink"/>
    <w:basedOn w:val="Fontepargpadro"/>
    <w:uiPriority w:val="99"/>
    <w:unhideWhenUsed/>
    <w:rsid w:val="00016D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1704</Words>
  <Characters>9207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EQUATORIAL ENERGIA</Company>
  <LinksUpToDate>false</LinksUpToDate>
  <CharactersWithSpaces>10890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 DE ALCANTARA LIMA</dc:creator>
  <cp:keywords/>
  <dc:description/>
  <cp:lastModifiedBy>JOAO PEDRO DE ALCANTARA LIMA</cp:lastModifiedBy>
  <cp:revision>9</cp:revision>
  <dcterms:created xsi:type="dcterms:W3CDTF">2025-05-01T15:52:00Z</dcterms:created>
  <dcterms:modified xsi:type="dcterms:W3CDTF">2025-05-01T16:30:00Z</dcterms:modified>
</cp:coreProperties>
</file>